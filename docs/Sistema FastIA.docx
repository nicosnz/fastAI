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90DBD" w14:textId="77777777" w:rsidR="00737FB0" w:rsidRPr="00340502" w:rsidRDefault="00737FB0" w:rsidP="00C803F6">
      <w:pPr>
        <w:pStyle w:val="Ttulo"/>
        <w:spacing w:line="360" w:lineRule="auto"/>
        <w:jc w:val="center"/>
        <w:rPr>
          <w:rFonts w:ascii="Arial" w:hAnsi="Arial" w:cs="Arial"/>
          <w:b/>
          <w:bCs/>
          <w:sz w:val="24"/>
          <w:szCs w:val="24"/>
        </w:rPr>
      </w:pPr>
      <w:bookmarkStart w:id="0" w:name="Artículo_científico"/>
      <w:bookmarkEnd w:id="0"/>
      <w:r w:rsidRPr="00340502">
        <w:rPr>
          <w:rFonts w:ascii="Arial" w:hAnsi="Arial" w:cs="Arial"/>
          <w:b/>
          <w:bCs/>
          <w:color w:val="001F5F"/>
          <w:sz w:val="24"/>
          <w:szCs w:val="24"/>
        </w:rPr>
        <w:t>Artículo</w:t>
      </w:r>
      <w:r w:rsidRPr="00340502">
        <w:rPr>
          <w:rFonts w:ascii="Arial" w:hAnsi="Arial" w:cs="Arial"/>
          <w:b/>
          <w:bCs/>
          <w:color w:val="001F5F"/>
          <w:spacing w:val="-13"/>
          <w:sz w:val="24"/>
          <w:szCs w:val="24"/>
        </w:rPr>
        <w:t xml:space="preserve"> </w:t>
      </w:r>
      <w:r w:rsidRPr="00340502">
        <w:rPr>
          <w:rFonts w:ascii="Arial" w:hAnsi="Arial" w:cs="Arial"/>
          <w:b/>
          <w:bCs/>
          <w:color w:val="001F5F"/>
          <w:sz w:val="24"/>
          <w:szCs w:val="24"/>
        </w:rPr>
        <w:t>científico</w:t>
      </w:r>
    </w:p>
    <w:p w14:paraId="4F7A3D54" w14:textId="77777777" w:rsidR="00C803F6" w:rsidRPr="00C803F6" w:rsidRDefault="00C803F6" w:rsidP="00C803F6">
      <w:pPr>
        <w:spacing w:line="360" w:lineRule="auto"/>
        <w:jc w:val="both"/>
        <w:rPr>
          <w:b/>
          <w:bCs/>
          <w:i/>
          <w:iCs/>
          <w:sz w:val="24"/>
          <w:szCs w:val="24"/>
          <w:lang w:val="en-US"/>
        </w:rPr>
      </w:pPr>
      <w:bookmarkStart w:id="1" w:name="El_título_con_un_máximo_de_12_palabras_("/>
      <w:bookmarkEnd w:id="1"/>
      <w:r w:rsidRPr="00C803F6">
        <w:rPr>
          <w:b/>
          <w:bCs/>
          <w:sz w:val="24"/>
          <w:szCs w:val="24"/>
          <w:lang w:val="en-US"/>
        </w:rPr>
        <w:t xml:space="preserve">Sistema de screening de </w:t>
      </w:r>
      <w:proofErr w:type="spellStart"/>
      <w:r w:rsidRPr="00C803F6">
        <w:rPr>
          <w:b/>
          <w:bCs/>
          <w:sz w:val="24"/>
          <w:szCs w:val="24"/>
          <w:lang w:val="en-US"/>
        </w:rPr>
        <w:t>accidente</w:t>
      </w:r>
      <w:proofErr w:type="spellEnd"/>
      <w:r w:rsidRPr="00C803F6">
        <w:rPr>
          <w:b/>
          <w:bCs/>
          <w:sz w:val="24"/>
          <w:szCs w:val="24"/>
          <w:lang w:val="en-US"/>
        </w:rPr>
        <w:t xml:space="preserve"> cerebrovascular </w:t>
      </w:r>
      <w:proofErr w:type="spellStart"/>
      <w:r w:rsidRPr="00C803F6">
        <w:rPr>
          <w:b/>
          <w:bCs/>
          <w:sz w:val="24"/>
          <w:szCs w:val="24"/>
          <w:lang w:val="en-US"/>
        </w:rPr>
        <w:t>mediante</w:t>
      </w:r>
      <w:proofErr w:type="spellEnd"/>
      <w:r w:rsidRPr="00C803F6">
        <w:rPr>
          <w:b/>
          <w:bCs/>
          <w:sz w:val="24"/>
          <w:szCs w:val="24"/>
          <w:lang w:val="en-US"/>
        </w:rPr>
        <w:t xml:space="preserve"> </w:t>
      </w:r>
      <w:proofErr w:type="spellStart"/>
      <w:r w:rsidRPr="00C803F6">
        <w:rPr>
          <w:b/>
          <w:bCs/>
          <w:sz w:val="24"/>
          <w:szCs w:val="24"/>
          <w:lang w:val="en-US"/>
        </w:rPr>
        <w:t>análisis</w:t>
      </w:r>
      <w:proofErr w:type="spellEnd"/>
      <w:r w:rsidRPr="00C803F6">
        <w:rPr>
          <w:b/>
          <w:bCs/>
          <w:sz w:val="24"/>
          <w:szCs w:val="24"/>
          <w:lang w:val="en-US"/>
        </w:rPr>
        <w:t xml:space="preserve"> de </w:t>
      </w:r>
      <w:proofErr w:type="spellStart"/>
      <w:r w:rsidRPr="00C803F6">
        <w:rPr>
          <w:b/>
          <w:bCs/>
          <w:sz w:val="24"/>
          <w:szCs w:val="24"/>
          <w:lang w:val="en-US"/>
        </w:rPr>
        <w:t>asimetría</w:t>
      </w:r>
      <w:proofErr w:type="spellEnd"/>
      <w:r w:rsidRPr="00C803F6">
        <w:rPr>
          <w:b/>
          <w:bCs/>
          <w:sz w:val="24"/>
          <w:szCs w:val="24"/>
          <w:lang w:val="en-US"/>
        </w:rPr>
        <w:t xml:space="preserve"> facial con redes </w:t>
      </w:r>
      <w:proofErr w:type="spellStart"/>
      <w:r w:rsidRPr="00C803F6">
        <w:rPr>
          <w:b/>
          <w:bCs/>
          <w:sz w:val="24"/>
          <w:szCs w:val="24"/>
          <w:lang w:val="en-US"/>
        </w:rPr>
        <w:t>neuronales</w:t>
      </w:r>
      <w:proofErr w:type="spellEnd"/>
      <w:r w:rsidRPr="00C803F6">
        <w:rPr>
          <w:b/>
          <w:bCs/>
          <w:sz w:val="24"/>
          <w:szCs w:val="24"/>
          <w:lang w:val="en-US"/>
        </w:rPr>
        <w:t xml:space="preserve"> y landmarks </w:t>
      </w:r>
      <w:proofErr w:type="spellStart"/>
      <w:r w:rsidRPr="00C803F6">
        <w:rPr>
          <w:b/>
          <w:bCs/>
          <w:sz w:val="24"/>
          <w:szCs w:val="24"/>
          <w:lang w:val="en-US"/>
        </w:rPr>
        <w:t>geométricos</w:t>
      </w:r>
      <w:proofErr w:type="spellEnd"/>
      <w:r w:rsidRPr="00C803F6">
        <w:rPr>
          <w:b/>
          <w:bCs/>
          <w:i/>
          <w:iCs/>
          <w:sz w:val="24"/>
          <w:szCs w:val="24"/>
          <w:lang w:val="en-US"/>
        </w:rPr>
        <w:t xml:space="preserve"> </w:t>
      </w:r>
    </w:p>
    <w:p w14:paraId="12780715" w14:textId="19726C6E" w:rsidR="008A2713" w:rsidRDefault="00C803F6" w:rsidP="006728C1">
      <w:pPr>
        <w:spacing w:line="360" w:lineRule="auto"/>
        <w:jc w:val="both"/>
        <w:rPr>
          <w:i/>
          <w:iCs/>
          <w:sz w:val="24"/>
          <w:szCs w:val="24"/>
          <w:lang w:val="en-US"/>
        </w:rPr>
      </w:pPr>
      <w:r w:rsidRPr="00C803F6">
        <w:rPr>
          <w:i/>
          <w:iCs/>
          <w:sz w:val="24"/>
          <w:szCs w:val="24"/>
          <w:lang w:val="en-US"/>
        </w:rPr>
        <w:t>Stroke Screening System Based on Facial Asymmetry Analysis Using Neural Networks and Geometric Landmarks</w:t>
      </w:r>
    </w:p>
    <w:p w14:paraId="55B66524" w14:textId="77777777" w:rsidR="00C803F6" w:rsidRPr="00C803F6" w:rsidRDefault="00C803F6" w:rsidP="006728C1">
      <w:pPr>
        <w:spacing w:line="360" w:lineRule="auto"/>
        <w:jc w:val="both"/>
        <w:rPr>
          <w:rFonts w:ascii="Arial" w:hAnsi="Arial" w:cs="Arial"/>
          <w:i/>
          <w:iCs/>
          <w:sz w:val="28"/>
          <w:szCs w:val="28"/>
          <w:lang w:val="en-US"/>
        </w:rPr>
      </w:pPr>
    </w:p>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6"/>
        <w:gridCol w:w="4626"/>
      </w:tblGrid>
      <w:tr w:rsidR="00737FB0" w:rsidRPr="00C803F6" w14:paraId="48BCCE73" w14:textId="77777777" w:rsidTr="00851A71">
        <w:trPr>
          <w:trHeight w:val="1482"/>
        </w:trPr>
        <w:tc>
          <w:tcPr>
            <w:tcW w:w="4860" w:type="dxa"/>
          </w:tcPr>
          <w:p w14:paraId="2B5472F9" w14:textId="152E2973" w:rsidR="00737FB0" w:rsidRPr="008A2713" w:rsidRDefault="008A2713" w:rsidP="006728C1">
            <w:pPr>
              <w:spacing w:line="360" w:lineRule="auto"/>
              <w:jc w:val="both"/>
              <w:rPr>
                <w:rFonts w:ascii="Arial" w:hAnsi="Arial" w:cs="Arial"/>
                <w:b/>
                <w:bCs/>
                <w:sz w:val="24"/>
                <w:szCs w:val="24"/>
              </w:rPr>
            </w:pPr>
            <w:r>
              <w:rPr>
                <w:rFonts w:ascii="Arial" w:hAnsi="Arial" w:cs="Arial"/>
                <w:b/>
                <w:bCs/>
                <w:sz w:val="24"/>
                <w:szCs w:val="24"/>
                <w:lang w:val="es-MX"/>
              </w:rPr>
              <w:t xml:space="preserve">Edgar </w:t>
            </w:r>
            <w:proofErr w:type="spellStart"/>
            <w:r>
              <w:rPr>
                <w:rFonts w:ascii="Arial" w:hAnsi="Arial" w:cs="Arial"/>
                <w:b/>
                <w:bCs/>
                <w:sz w:val="24"/>
                <w:szCs w:val="24"/>
                <w:lang w:val="es-MX"/>
              </w:rPr>
              <w:t>Jald</w:t>
            </w:r>
            <w:r>
              <w:rPr>
                <w:rFonts w:ascii="Arial" w:hAnsi="Arial" w:cs="Arial"/>
                <w:b/>
                <w:bCs/>
                <w:sz w:val="24"/>
                <w:szCs w:val="24"/>
              </w:rPr>
              <w:t>ín</w:t>
            </w:r>
            <w:proofErr w:type="spellEnd"/>
            <w:r>
              <w:rPr>
                <w:rFonts w:ascii="Arial" w:hAnsi="Arial" w:cs="Arial"/>
                <w:b/>
                <w:bCs/>
                <w:sz w:val="24"/>
                <w:szCs w:val="24"/>
              </w:rPr>
              <w:t xml:space="preserve"> Torrico</w:t>
            </w:r>
          </w:p>
          <w:p w14:paraId="61CB8037" w14:textId="22B70A1F" w:rsidR="00737FB0" w:rsidRPr="00FF4B24" w:rsidRDefault="00737FB0" w:rsidP="006728C1">
            <w:pPr>
              <w:spacing w:line="360" w:lineRule="auto"/>
              <w:jc w:val="both"/>
              <w:rPr>
                <w:rFonts w:ascii="Arial" w:hAnsi="Arial" w:cs="Arial"/>
                <w:sz w:val="24"/>
                <w:szCs w:val="24"/>
                <w:lang w:val="en-US"/>
              </w:rPr>
            </w:pPr>
            <w:proofErr w:type="spellStart"/>
            <w:r w:rsidRPr="00FF4B24">
              <w:rPr>
                <w:rFonts w:ascii="Arial" w:hAnsi="Arial" w:cs="Arial"/>
                <w:sz w:val="24"/>
                <w:szCs w:val="24"/>
                <w:lang w:val="en-US"/>
              </w:rPr>
              <w:t>Magíster</w:t>
            </w:r>
            <w:proofErr w:type="spellEnd"/>
            <w:r w:rsidRPr="00FF4B24">
              <w:rPr>
                <w:rFonts w:ascii="Arial" w:hAnsi="Arial" w:cs="Arial"/>
                <w:sz w:val="24"/>
                <w:szCs w:val="24"/>
                <w:lang w:val="en-US"/>
              </w:rPr>
              <w:t xml:space="preserve"> </w:t>
            </w:r>
            <w:proofErr w:type="spellStart"/>
            <w:r w:rsidRPr="00FF4B24">
              <w:rPr>
                <w:rFonts w:ascii="Arial" w:hAnsi="Arial" w:cs="Arial"/>
                <w:sz w:val="24"/>
                <w:szCs w:val="24"/>
                <w:lang w:val="en-US"/>
              </w:rPr>
              <w:t>en</w:t>
            </w:r>
            <w:proofErr w:type="spellEnd"/>
            <w:r w:rsidRPr="00FF4B24">
              <w:rPr>
                <w:rFonts w:ascii="Arial" w:hAnsi="Arial" w:cs="Arial"/>
                <w:sz w:val="24"/>
                <w:szCs w:val="24"/>
                <w:lang w:val="en-US"/>
              </w:rPr>
              <w:t> </w:t>
            </w:r>
            <w:r w:rsidR="00FF4B24" w:rsidRPr="00FF4B24">
              <w:rPr>
                <w:rFonts w:ascii="Arial" w:hAnsi="Arial" w:cs="Arial"/>
                <w:sz w:val="24"/>
                <w:szCs w:val="24"/>
                <w:lang w:val="en-US"/>
              </w:rPr>
              <w:t>Data Science &amp; Intelligence Art</w:t>
            </w:r>
            <w:r w:rsidR="00FF4B24">
              <w:rPr>
                <w:rFonts w:ascii="Arial" w:hAnsi="Arial" w:cs="Arial"/>
                <w:sz w:val="24"/>
                <w:szCs w:val="24"/>
                <w:lang w:val="en-US"/>
              </w:rPr>
              <w:t>ificial</w:t>
            </w:r>
          </w:p>
          <w:p w14:paraId="3C1CCD4C" w14:textId="77777777" w:rsidR="00144B27" w:rsidRPr="00144B27" w:rsidRDefault="00144B27" w:rsidP="006728C1">
            <w:pPr>
              <w:spacing w:line="360" w:lineRule="auto"/>
              <w:jc w:val="both"/>
              <w:rPr>
                <w:rFonts w:ascii="Arial" w:hAnsi="Arial" w:cs="Arial"/>
                <w:sz w:val="24"/>
                <w:szCs w:val="24"/>
                <w:lang w:val="pt-BR"/>
              </w:rPr>
            </w:pPr>
            <w:proofErr w:type="spellStart"/>
            <w:r w:rsidRPr="00144B27">
              <w:rPr>
                <w:rFonts w:ascii="Arial" w:hAnsi="Arial" w:cs="Arial"/>
                <w:sz w:val="24"/>
                <w:szCs w:val="24"/>
                <w:lang w:val="pt-BR"/>
              </w:rPr>
              <w:t>Universidad</w:t>
            </w:r>
            <w:proofErr w:type="spellEnd"/>
            <w:r w:rsidRPr="00144B27">
              <w:rPr>
                <w:rFonts w:ascii="Arial" w:hAnsi="Arial" w:cs="Arial"/>
                <w:sz w:val="24"/>
                <w:szCs w:val="24"/>
                <w:lang w:val="pt-BR"/>
              </w:rPr>
              <w:t xml:space="preserve"> Católica Boliviana “San Pablo”</w:t>
            </w:r>
          </w:p>
          <w:p w14:paraId="21C28ABF" w14:textId="5641D41B" w:rsidR="00737FB0" w:rsidRPr="00DB57EA" w:rsidRDefault="008A2713" w:rsidP="006728C1">
            <w:pPr>
              <w:spacing w:line="360" w:lineRule="auto"/>
              <w:jc w:val="both"/>
              <w:rPr>
                <w:rFonts w:ascii="Arial" w:hAnsi="Arial" w:cs="Arial"/>
                <w:sz w:val="24"/>
                <w:szCs w:val="24"/>
                <w:lang w:val="pt-BR"/>
              </w:rPr>
            </w:pPr>
            <w:r>
              <w:rPr>
                <w:rFonts w:ascii="Arial" w:hAnsi="Arial" w:cs="Arial"/>
                <w:sz w:val="24"/>
                <w:szCs w:val="24"/>
                <w:lang w:val="pt-BR"/>
              </w:rPr>
              <w:t>edgarjaldintorrico@gmail.com</w:t>
            </w:r>
          </w:p>
        </w:tc>
        <w:tc>
          <w:tcPr>
            <w:tcW w:w="4860" w:type="dxa"/>
          </w:tcPr>
          <w:p w14:paraId="3F517DDB" w14:textId="24A7968E" w:rsidR="00737FB0" w:rsidRPr="00010C64" w:rsidRDefault="008A2713" w:rsidP="006728C1">
            <w:pPr>
              <w:spacing w:line="360" w:lineRule="auto"/>
              <w:jc w:val="both"/>
              <w:rPr>
                <w:rFonts w:ascii="Arial" w:hAnsi="Arial" w:cs="Arial"/>
                <w:b/>
                <w:bCs/>
                <w:sz w:val="24"/>
                <w:szCs w:val="24"/>
                <w:lang w:val="es-BO"/>
              </w:rPr>
            </w:pPr>
            <w:r>
              <w:rPr>
                <w:rFonts w:ascii="Arial" w:hAnsi="Arial" w:cs="Arial"/>
                <w:b/>
                <w:bCs/>
                <w:sz w:val="24"/>
                <w:szCs w:val="24"/>
                <w:lang w:val="es-BO"/>
              </w:rPr>
              <w:t>Nicolas Emanuel Oly Sánchez</w:t>
            </w:r>
          </w:p>
          <w:p w14:paraId="486701B4" w14:textId="77777777" w:rsidR="00737FB0" w:rsidRDefault="008A2713" w:rsidP="006728C1">
            <w:pPr>
              <w:spacing w:line="360" w:lineRule="auto"/>
              <w:jc w:val="both"/>
              <w:rPr>
                <w:rFonts w:ascii="Arial" w:hAnsi="Arial" w:cs="Arial"/>
                <w:sz w:val="24"/>
                <w:szCs w:val="24"/>
                <w:lang w:val="es-BO"/>
              </w:rPr>
            </w:pPr>
            <w:r>
              <w:rPr>
                <w:rFonts w:ascii="Arial" w:hAnsi="Arial" w:cs="Arial"/>
                <w:sz w:val="24"/>
                <w:szCs w:val="24"/>
                <w:lang w:val="es-BO"/>
              </w:rPr>
              <w:t xml:space="preserve">Estudiante </w:t>
            </w:r>
            <w:r w:rsidR="00144B27">
              <w:rPr>
                <w:rFonts w:ascii="Arial" w:hAnsi="Arial" w:cs="Arial"/>
                <w:sz w:val="24"/>
                <w:szCs w:val="24"/>
                <w:lang w:val="es-BO"/>
              </w:rPr>
              <w:t>de Ingeniería de Software</w:t>
            </w:r>
          </w:p>
          <w:p w14:paraId="6CD90039" w14:textId="77777777" w:rsidR="00144B27" w:rsidRPr="00144B27" w:rsidRDefault="00144B27" w:rsidP="006728C1">
            <w:pPr>
              <w:spacing w:line="360" w:lineRule="auto"/>
              <w:jc w:val="both"/>
              <w:rPr>
                <w:rFonts w:ascii="Arial" w:hAnsi="Arial" w:cs="Arial"/>
                <w:sz w:val="24"/>
                <w:szCs w:val="24"/>
                <w:lang w:val="pt-BR"/>
              </w:rPr>
            </w:pPr>
            <w:proofErr w:type="spellStart"/>
            <w:r w:rsidRPr="00144B27">
              <w:rPr>
                <w:rFonts w:ascii="Arial" w:hAnsi="Arial" w:cs="Arial"/>
                <w:sz w:val="24"/>
                <w:szCs w:val="24"/>
                <w:lang w:val="pt-BR"/>
              </w:rPr>
              <w:t>Universidad</w:t>
            </w:r>
            <w:proofErr w:type="spellEnd"/>
            <w:r w:rsidRPr="00144B27">
              <w:rPr>
                <w:rFonts w:ascii="Arial" w:hAnsi="Arial" w:cs="Arial"/>
                <w:sz w:val="24"/>
                <w:szCs w:val="24"/>
                <w:lang w:val="pt-BR"/>
              </w:rPr>
              <w:t xml:space="preserve"> Católica Boliviana “San Pablo”</w:t>
            </w:r>
          </w:p>
          <w:p w14:paraId="755E9666" w14:textId="5BEA76AD" w:rsidR="00144B27" w:rsidRPr="00010C64" w:rsidRDefault="00144B27" w:rsidP="006728C1">
            <w:pPr>
              <w:spacing w:line="360" w:lineRule="auto"/>
              <w:jc w:val="both"/>
              <w:rPr>
                <w:rFonts w:ascii="Arial" w:hAnsi="Arial" w:cs="Arial"/>
                <w:sz w:val="24"/>
                <w:szCs w:val="24"/>
                <w:lang w:val="pt-BR"/>
              </w:rPr>
            </w:pPr>
            <w:r w:rsidRPr="00144B27">
              <w:rPr>
                <w:rFonts w:ascii="Arial" w:hAnsi="Arial" w:cs="Arial"/>
                <w:sz w:val="24"/>
                <w:szCs w:val="24"/>
                <w:lang w:val="pt-BR"/>
              </w:rPr>
              <w:t>nicolas.oly@ucb.edu.bo</w:t>
            </w:r>
          </w:p>
        </w:tc>
      </w:tr>
    </w:tbl>
    <w:p w14:paraId="0E48F450" w14:textId="77777777" w:rsidR="00737FB0" w:rsidRPr="0000205C" w:rsidRDefault="00737FB0" w:rsidP="006728C1">
      <w:pPr>
        <w:spacing w:line="360" w:lineRule="auto"/>
        <w:jc w:val="both"/>
        <w:rPr>
          <w:sz w:val="14"/>
          <w:szCs w:val="14"/>
          <w:vertAlign w:val="superscript"/>
          <w:lang w:val="pt-BR"/>
        </w:rPr>
      </w:pPr>
    </w:p>
    <w:p w14:paraId="1FD14F12" w14:textId="77777777" w:rsidR="00737FB0" w:rsidRPr="00010C64" w:rsidRDefault="00737FB0" w:rsidP="006728C1">
      <w:pPr>
        <w:pStyle w:val="Textoindependiente"/>
        <w:spacing w:before="7" w:line="360" w:lineRule="auto"/>
        <w:jc w:val="both"/>
        <w:rPr>
          <w:sz w:val="22"/>
          <w:lang w:val="pt-BR"/>
        </w:rPr>
      </w:pPr>
    </w:p>
    <w:p w14:paraId="3BD32D3F" w14:textId="769670F7" w:rsidR="00737FB0" w:rsidRPr="00144B27" w:rsidRDefault="00737FB0" w:rsidP="006728C1">
      <w:pPr>
        <w:spacing w:line="360" w:lineRule="auto"/>
        <w:jc w:val="both"/>
        <w:rPr>
          <w:rFonts w:ascii="Arial" w:hAnsi="Arial" w:cs="Arial"/>
          <w:color w:val="000000" w:themeColor="text1"/>
          <w:sz w:val="24"/>
          <w:szCs w:val="24"/>
        </w:rPr>
      </w:pPr>
      <w:bookmarkStart w:id="2" w:name="Recibido_xx/xx/xxxx"/>
      <w:bookmarkEnd w:id="2"/>
      <w:r w:rsidRPr="00010C64">
        <w:rPr>
          <w:rFonts w:ascii="Arial" w:hAnsi="Arial" w:cs="Arial"/>
          <w:sz w:val="24"/>
          <w:szCs w:val="24"/>
        </w:rPr>
        <w:t>Recibido</w:t>
      </w:r>
      <w:r w:rsidRPr="00010C64">
        <w:rPr>
          <w:rFonts w:ascii="Arial" w:hAnsi="Arial" w:cs="Arial"/>
          <w:spacing w:val="-5"/>
          <w:sz w:val="24"/>
          <w:szCs w:val="24"/>
        </w:rPr>
        <w:t xml:space="preserve">: </w:t>
      </w:r>
      <w:r w:rsidR="00144B27">
        <w:rPr>
          <w:rFonts w:ascii="Arial" w:hAnsi="Arial" w:cs="Arial"/>
          <w:color w:val="000000" w:themeColor="text1"/>
          <w:sz w:val="24"/>
          <w:szCs w:val="24"/>
        </w:rPr>
        <w:t>10/06/2026</w:t>
      </w:r>
    </w:p>
    <w:p w14:paraId="2F7B9D35" w14:textId="77777777" w:rsidR="00737FB0" w:rsidRDefault="00737FB0" w:rsidP="006728C1">
      <w:pPr>
        <w:pStyle w:val="Textoindependiente"/>
        <w:spacing w:line="360" w:lineRule="auto"/>
        <w:jc w:val="both"/>
        <w:rPr>
          <w:rFonts w:ascii="Arial"/>
          <w:b/>
          <w:sz w:val="26"/>
        </w:rPr>
      </w:pPr>
    </w:p>
    <w:p w14:paraId="344AD37F" w14:textId="77777777" w:rsidR="00737FB0" w:rsidRDefault="00737FB0" w:rsidP="006728C1">
      <w:pPr>
        <w:pStyle w:val="Textoindependiente"/>
        <w:spacing w:before="7" w:line="360" w:lineRule="auto"/>
        <w:jc w:val="both"/>
        <w:rPr>
          <w:rFonts w:ascii="Arial"/>
          <w:b/>
          <w:sz w:val="22"/>
        </w:rPr>
      </w:pPr>
    </w:p>
    <w:p w14:paraId="35A06F6D" w14:textId="77777777" w:rsidR="00737FB0" w:rsidRDefault="00737FB0" w:rsidP="006728C1">
      <w:pPr>
        <w:spacing w:line="360" w:lineRule="auto"/>
        <w:jc w:val="both"/>
        <w:rPr>
          <w:rFonts w:ascii="Arial"/>
          <w:b/>
          <w:sz w:val="24"/>
        </w:rPr>
      </w:pPr>
      <w:bookmarkStart w:id="3" w:name="Resumen"/>
      <w:bookmarkEnd w:id="3"/>
      <w:r>
        <w:rPr>
          <w:rFonts w:ascii="Arial"/>
          <w:b/>
          <w:sz w:val="24"/>
        </w:rPr>
        <w:t>Resumen</w:t>
      </w:r>
    </w:p>
    <w:p w14:paraId="250363C5" w14:textId="78AC221A" w:rsidR="006728C1" w:rsidRPr="00C803F6" w:rsidRDefault="006728C1" w:rsidP="00C803F6">
      <w:pPr>
        <w:spacing w:line="360" w:lineRule="auto"/>
        <w:jc w:val="both"/>
        <w:rPr>
          <w:b/>
          <w:bCs/>
          <w:i/>
          <w:iCs/>
          <w:sz w:val="24"/>
          <w:szCs w:val="24"/>
          <w:lang w:val="es-BO"/>
        </w:rPr>
      </w:pPr>
      <w:bookmarkStart w:id="4" w:name="OBJETIVO:_inicie_escribiendo_en_infiniti"/>
      <w:bookmarkEnd w:id="4"/>
      <w:r w:rsidRPr="006728C1">
        <w:rPr>
          <w:rFonts w:ascii="Arial" w:eastAsia="Times New Roman" w:hAnsi="Arial" w:cs="Arial"/>
          <w:sz w:val="24"/>
          <w:szCs w:val="24"/>
          <w:lang w:val="es-BO" w:eastAsia="es-BO"/>
        </w:rPr>
        <w:t xml:space="preserve">El objetivo de la investigación fue desarrollar un </w:t>
      </w:r>
      <w:r w:rsidR="00C803F6">
        <w:rPr>
          <w:sz w:val="24"/>
          <w:szCs w:val="24"/>
          <w:lang w:val="es-BO"/>
        </w:rPr>
        <w:t>s</w:t>
      </w:r>
      <w:r w:rsidR="00C803F6" w:rsidRPr="00C803F6">
        <w:rPr>
          <w:sz w:val="24"/>
          <w:szCs w:val="24"/>
          <w:lang w:val="es-BO"/>
        </w:rPr>
        <w:t xml:space="preserve">istema de screening de accidente cerebrovascular mediante análisis de asimetría facial con redes neuronales y </w:t>
      </w:r>
      <w:proofErr w:type="spellStart"/>
      <w:r w:rsidR="00C803F6" w:rsidRPr="00C803F6">
        <w:rPr>
          <w:sz w:val="24"/>
          <w:szCs w:val="24"/>
          <w:lang w:val="es-BO"/>
        </w:rPr>
        <w:t>landmarks</w:t>
      </w:r>
      <w:proofErr w:type="spellEnd"/>
      <w:r w:rsidR="00C803F6" w:rsidRPr="00C803F6">
        <w:rPr>
          <w:sz w:val="24"/>
          <w:szCs w:val="24"/>
          <w:lang w:val="es-BO"/>
        </w:rPr>
        <w:t xml:space="preserve"> </w:t>
      </w:r>
      <w:r w:rsidR="00C803F6" w:rsidRPr="00C803F6">
        <w:rPr>
          <w:sz w:val="24"/>
          <w:szCs w:val="24"/>
          <w:lang w:val="es-BO"/>
        </w:rPr>
        <w:t>geométricos</w:t>
      </w:r>
      <w:r w:rsidR="00C803F6" w:rsidRPr="00C803F6">
        <w:rPr>
          <w:b/>
          <w:bCs/>
          <w:i/>
          <w:iCs/>
          <w:sz w:val="24"/>
          <w:szCs w:val="24"/>
          <w:lang w:val="es-BO"/>
        </w:rPr>
        <w:t>,</w:t>
      </w:r>
      <w:r w:rsidRPr="006728C1">
        <w:rPr>
          <w:rFonts w:ascii="Arial" w:eastAsia="Times New Roman" w:hAnsi="Arial" w:cs="Arial"/>
          <w:sz w:val="24"/>
          <w:szCs w:val="24"/>
          <w:lang w:val="es-BO" w:eastAsia="es-BO"/>
        </w:rPr>
        <w:t xml:space="preserve"> con el propósito de reducir el tiempo entre el inicio de los síntomas y la búsqueda de atención médica en contextos con acceso limitado a servicios neurológicos especializados. Para ello, se desarrolló una investigación con enfoque cuantitativo y diseño experimental, aplicada a un conjunto de datos conformado por 2,817 imágenes faciales distribuidas en dos clases — asimetría por ACV y rostros normales —; la recolección de características se realizó mediante extracción de </w:t>
      </w:r>
      <w:proofErr w:type="spellStart"/>
      <w:r w:rsidRPr="006728C1">
        <w:rPr>
          <w:rFonts w:ascii="Arial" w:eastAsia="Times New Roman" w:hAnsi="Arial" w:cs="Arial"/>
          <w:sz w:val="24"/>
          <w:szCs w:val="24"/>
          <w:lang w:val="es-BO" w:eastAsia="es-BO"/>
        </w:rPr>
        <w:t>landmarks</w:t>
      </w:r>
      <w:proofErr w:type="spellEnd"/>
      <w:r w:rsidRPr="006728C1">
        <w:rPr>
          <w:rFonts w:ascii="Arial" w:eastAsia="Times New Roman" w:hAnsi="Arial" w:cs="Arial"/>
          <w:sz w:val="24"/>
          <w:szCs w:val="24"/>
          <w:lang w:val="es-BO" w:eastAsia="es-BO"/>
        </w:rPr>
        <w:t xml:space="preserve"> geométricos con </w:t>
      </w:r>
      <w:proofErr w:type="spellStart"/>
      <w:r w:rsidRPr="006728C1">
        <w:rPr>
          <w:rFonts w:ascii="Arial" w:eastAsia="Times New Roman" w:hAnsi="Arial" w:cs="Arial"/>
          <w:sz w:val="24"/>
          <w:szCs w:val="24"/>
          <w:lang w:val="es-BO" w:eastAsia="es-BO"/>
        </w:rPr>
        <w:t>MediaPipe</w:t>
      </w:r>
      <w:proofErr w:type="spellEnd"/>
      <w:r w:rsidRPr="006728C1">
        <w:rPr>
          <w:rFonts w:ascii="Arial" w:eastAsia="Times New Roman" w:hAnsi="Arial" w:cs="Arial"/>
          <w:sz w:val="24"/>
          <w:szCs w:val="24"/>
          <w:lang w:val="es-BO" w:eastAsia="es-BO"/>
        </w:rPr>
        <w:t xml:space="preserve"> </w:t>
      </w:r>
      <w:proofErr w:type="spellStart"/>
      <w:r w:rsidRPr="006728C1">
        <w:rPr>
          <w:rFonts w:ascii="Arial" w:eastAsia="Times New Roman" w:hAnsi="Arial" w:cs="Arial"/>
          <w:sz w:val="24"/>
          <w:szCs w:val="24"/>
          <w:lang w:val="es-BO" w:eastAsia="es-BO"/>
        </w:rPr>
        <w:t>Face</w:t>
      </w:r>
      <w:proofErr w:type="spellEnd"/>
      <w:r w:rsidRPr="006728C1">
        <w:rPr>
          <w:rFonts w:ascii="Arial" w:eastAsia="Times New Roman" w:hAnsi="Arial" w:cs="Arial"/>
          <w:sz w:val="24"/>
          <w:szCs w:val="24"/>
          <w:lang w:val="es-BO" w:eastAsia="es-BO"/>
        </w:rPr>
        <w:t xml:space="preserve"> </w:t>
      </w:r>
      <w:proofErr w:type="spellStart"/>
      <w:r w:rsidRPr="006728C1">
        <w:rPr>
          <w:rFonts w:ascii="Arial" w:eastAsia="Times New Roman" w:hAnsi="Arial" w:cs="Arial"/>
          <w:sz w:val="24"/>
          <w:szCs w:val="24"/>
          <w:lang w:val="es-BO" w:eastAsia="es-BO"/>
        </w:rPr>
        <w:t>Mesh</w:t>
      </w:r>
      <w:proofErr w:type="spellEnd"/>
      <w:r w:rsidRPr="006728C1">
        <w:rPr>
          <w:rFonts w:ascii="Arial" w:eastAsia="Times New Roman" w:hAnsi="Arial" w:cs="Arial"/>
          <w:sz w:val="24"/>
          <w:szCs w:val="24"/>
          <w:lang w:val="es-BO" w:eastAsia="es-BO"/>
        </w:rPr>
        <w:t xml:space="preserve"> y el análisis se llevó a cabo a través del entrenamiento de una red neuronal densa con ocho métricas de asimetría normalizadas como variables de entrada. Los resultados evidenciaron que el modelo alcanzó una exactitud del 97.46% y un área bajo la curva ROC de 0.9982 en validación, con una especificidad del 98.2% en el conjunto de prueba, identificándose diferencias de hasta 45 veces entre los valores de </w:t>
      </w:r>
      <w:r w:rsidRPr="006728C1">
        <w:rPr>
          <w:rFonts w:ascii="Arial" w:eastAsia="Times New Roman" w:hAnsi="Arial" w:cs="Arial"/>
          <w:sz w:val="24"/>
          <w:szCs w:val="24"/>
          <w:lang w:val="es-BO" w:eastAsia="es-BO"/>
        </w:rPr>
        <w:lastRenderedPageBreak/>
        <w:t xml:space="preserve">asimetría labial y ocular de ambas clases. En conclusión, el sistema demostró ser una alternativa viable para la orientación prehospitalaria de posibles casos de accidente cerebrovascular, combinando el análisis facial con síntomas </w:t>
      </w:r>
      <w:proofErr w:type="spellStart"/>
      <w:r w:rsidRPr="006728C1">
        <w:rPr>
          <w:rFonts w:ascii="Arial" w:eastAsia="Times New Roman" w:hAnsi="Arial" w:cs="Arial"/>
          <w:sz w:val="24"/>
          <w:szCs w:val="24"/>
          <w:lang w:val="es-BO" w:eastAsia="es-BO"/>
        </w:rPr>
        <w:t>autoreportados</w:t>
      </w:r>
      <w:proofErr w:type="spellEnd"/>
      <w:r w:rsidRPr="006728C1">
        <w:rPr>
          <w:rFonts w:ascii="Arial" w:eastAsia="Times New Roman" w:hAnsi="Arial" w:cs="Arial"/>
          <w:sz w:val="24"/>
          <w:szCs w:val="24"/>
          <w:lang w:val="es-BO" w:eastAsia="es-BO"/>
        </w:rPr>
        <w:t xml:space="preserve"> mediante una tabla de decisión clínica inspirada en los protocolos FAST y ROSIER.</w:t>
      </w:r>
    </w:p>
    <w:p w14:paraId="0E1739DC" w14:textId="77777777" w:rsidR="006728C1" w:rsidRPr="006728C1" w:rsidRDefault="006728C1" w:rsidP="006728C1">
      <w:pPr>
        <w:widowControl/>
        <w:autoSpaceDE/>
        <w:autoSpaceDN/>
        <w:spacing w:before="100" w:beforeAutospacing="1" w:after="100" w:afterAutospacing="1" w:line="360" w:lineRule="auto"/>
        <w:jc w:val="both"/>
        <w:rPr>
          <w:rFonts w:ascii="Arial" w:eastAsia="Times New Roman" w:hAnsi="Arial" w:cs="Arial"/>
          <w:sz w:val="24"/>
          <w:szCs w:val="24"/>
          <w:lang w:val="es-BO" w:eastAsia="es-BO"/>
        </w:rPr>
      </w:pPr>
      <w:r w:rsidRPr="006728C1">
        <w:rPr>
          <w:rFonts w:ascii="Arial" w:eastAsia="Times New Roman" w:hAnsi="Arial" w:cs="Arial"/>
          <w:b/>
          <w:bCs/>
          <w:sz w:val="24"/>
          <w:szCs w:val="24"/>
          <w:lang w:val="es-BO" w:eastAsia="es-BO"/>
        </w:rPr>
        <w:t>Palabras clave:</w:t>
      </w:r>
      <w:r w:rsidRPr="006728C1">
        <w:rPr>
          <w:rFonts w:ascii="Arial" w:eastAsia="Times New Roman" w:hAnsi="Arial" w:cs="Arial"/>
          <w:sz w:val="24"/>
          <w:szCs w:val="24"/>
          <w:lang w:val="es-BO" w:eastAsia="es-BO"/>
        </w:rPr>
        <w:t xml:space="preserve"> accidente cerebrovascular, asimetría facial, </w:t>
      </w:r>
      <w:proofErr w:type="spellStart"/>
      <w:r w:rsidRPr="006728C1">
        <w:rPr>
          <w:rFonts w:ascii="Arial" w:eastAsia="Times New Roman" w:hAnsi="Arial" w:cs="Arial"/>
          <w:sz w:val="24"/>
          <w:szCs w:val="24"/>
          <w:lang w:val="es-BO" w:eastAsia="es-BO"/>
        </w:rPr>
        <w:t>landmarks</w:t>
      </w:r>
      <w:proofErr w:type="spellEnd"/>
      <w:r w:rsidRPr="006728C1">
        <w:rPr>
          <w:rFonts w:ascii="Arial" w:eastAsia="Times New Roman" w:hAnsi="Arial" w:cs="Arial"/>
          <w:sz w:val="24"/>
          <w:szCs w:val="24"/>
          <w:lang w:val="es-BO" w:eastAsia="es-BO"/>
        </w:rPr>
        <w:t xml:space="preserve"> geométricos, red neuronal, detección temprana</w:t>
      </w:r>
    </w:p>
    <w:p w14:paraId="2C1376BA" w14:textId="018B7782" w:rsidR="006728C1" w:rsidRPr="006728C1" w:rsidRDefault="006728C1" w:rsidP="006728C1">
      <w:pPr>
        <w:widowControl/>
        <w:autoSpaceDE/>
        <w:autoSpaceDN/>
        <w:spacing w:line="360" w:lineRule="auto"/>
        <w:jc w:val="both"/>
        <w:rPr>
          <w:rFonts w:ascii="Arial" w:eastAsia="Times New Roman" w:hAnsi="Arial" w:cs="Arial"/>
          <w:sz w:val="24"/>
          <w:szCs w:val="24"/>
          <w:lang w:val="es-BO" w:eastAsia="es-BO"/>
        </w:rPr>
      </w:pPr>
    </w:p>
    <w:p w14:paraId="5E74643B" w14:textId="77777777" w:rsidR="006728C1" w:rsidRPr="006728C1" w:rsidRDefault="006728C1" w:rsidP="006728C1">
      <w:pPr>
        <w:widowControl/>
        <w:autoSpaceDE/>
        <w:autoSpaceDN/>
        <w:spacing w:line="360" w:lineRule="auto"/>
        <w:jc w:val="both"/>
        <w:rPr>
          <w:rFonts w:ascii="Arial" w:eastAsia="Times New Roman" w:hAnsi="Arial" w:cs="Arial"/>
          <w:sz w:val="24"/>
          <w:szCs w:val="24"/>
          <w:lang w:val="es-BO" w:eastAsia="es-BO"/>
        </w:rPr>
      </w:pPr>
    </w:p>
    <w:p w14:paraId="01BE9431" w14:textId="77777777" w:rsidR="006728C1" w:rsidRPr="006728C1" w:rsidRDefault="006728C1" w:rsidP="006728C1">
      <w:pPr>
        <w:widowControl/>
        <w:autoSpaceDE/>
        <w:autoSpaceDN/>
        <w:spacing w:before="100" w:beforeAutospacing="1" w:after="100" w:afterAutospacing="1" w:line="360" w:lineRule="auto"/>
        <w:jc w:val="both"/>
        <w:rPr>
          <w:rFonts w:ascii="Arial" w:eastAsia="Times New Roman" w:hAnsi="Arial" w:cs="Arial"/>
          <w:sz w:val="24"/>
          <w:szCs w:val="24"/>
          <w:lang w:val="en-US" w:eastAsia="es-BO"/>
        </w:rPr>
      </w:pPr>
      <w:r w:rsidRPr="006728C1">
        <w:rPr>
          <w:rFonts w:ascii="Arial" w:eastAsia="Times New Roman" w:hAnsi="Arial" w:cs="Arial"/>
          <w:b/>
          <w:bCs/>
          <w:sz w:val="24"/>
          <w:szCs w:val="24"/>
          <w:lang w:val="en-US" w:eastAsia="es-BO"/>
        </w:rPr>
        <w:t>Abstract</w:t>
      </w:r>
    </w:p>
    <w:p w14:paraId="0747CE62" w14:textId="2C2BF6E8" w:rsidR="006728C1" w:rsidRPr="00C803F6" w:rsidRDefault="006728C1" w:rsidP="00C803F6">
      <w:pPr>
        <w:spacing w:line="360" w:lineRule="auto"/>
        <w:jc w:val="both"/>
        <w:rPr>
          <w:i/>
          <w:iCs/>
          <w:sz w:val="24"/>
          <w:szCs w:val="24"/>
          <w:lang w:val="en-US"/>
        </w:rPr>
      </w:pPr>
      <w:r w:rsidRPr="006728C1">
        <w:rPr>
          <w:rFonts w:ascii="Arial" w:eastAsia="Times New Roman" w:hAnsi="Arial" w:cs="Arial"/>
          <w:sz w:val="24"/>
          <w:szCs w:val="24"/>
          <w:lang w:val="en-US" w:eastAsia="es-BO"/>
        </w:rPr>
        <w:t xml:space="preserve">The objective of the research was to develop </w:t>
      </w:r>
      <w:proofErr w:type="gramStart"/>
      <w:r w:rsidRPr="006728C1">
        <w:rPr>
          <w:rFonts w:ascii="Arial" w:eastAsia="Times New Roman" w:hAnsi="Arial" w:cs="Arial"/>
          <w:sz w:val="24"/>
          <w:szCs w:val="24"/>
          <w:lang w:val="en-US" w:eastAsia="es-BO"/>
        </w:rPr>
        <w:t>an</w:t>
      </w:r>
      <w:proofErr w:type="gramEnd"/>
      <w:r w:rsidRPr="006728C1">
        <w:rPr>
          <w:rFonts w:ascii="Arial" w:eastAsia="Times New Roman" w:hAnsi="Arial" w:cs="Arial"/>
          <w:sz w:val="24"/>
          <w:szCs w:val="24"/>
          <w:lang w:val="en-US" w:eastAsia="es-BO"/>
        </w:rPr>
        <w:t xml:space="preserve"> </w:t>
      </w:r>
      <w:r w:rsidR="00C803F6">
        <w:rPr>
          <w:sz w:val="24"/>
          <w:szCs w:val="24"/>
          <w:lang w:val="en-US"/>
        </w:rPr>
        <w:t>s</w:t>
      </w:r>
      <w:r w:rsidR="00C803F6" w:rsidRPr="00C803F6">
        <w:rPr>
          <w:sz w:val="24"/>
          <w:szCs w:val="24"/>
          <w:lang w:val="en-US"/>
        </w:rPr>
        <w:t xml:space="preserve">troke </w:t>
      </w:r>
      <w:r w:rsidR="00C803F6">
        <w:rPr>
          <w:sz w:val="24"/>
          <w:szCs w:val="24"/>
          <w:lang w:val="en-US"/>
        </w:rPr>
        <w:t>s</w:t>
      </w:r>
      <w:r w:rsidR="00C803F6" w:rsidRPr="00C803F6">
        <w:rPr>
          <w:sz w:val="24"/>
          <w:szCs w:val="24"/>
          <w:lang w:val="en-US"/>
        </w:rPr>
        <w:t xml:space="preserve">creening </w:t>
      </w:r>
      <w:r w:rsidR="00C803F6">
        <w:rPr>
          <w:sz w:val="24"/>
          <w:szCs w:val="24"/>
          <w:lang w:val="en-US"/>
        </w:rPr>
        <w:t>s</w:t>
      </w:r>
      <w:r w:rsidR="00C803F6" w:rsidRPr="00C803F6">
        <w:rPr>
          <w:sz w:val="24"/>
          <w:szCs w:val="24"/>
          <w:lang w:val="en-US"/>
        </w:rPr>
        <w:t xml:space="preserve">ystem </w:t>
      </w:r>
      <w:r w:rsidR="00C803F6">
        <w:rPr>
          <w:sz w:val="24"/>
          <w:szCs w:val="24"/>
          <w:lang w:val="en-US"/>
        </w:rPr>
        <w:t>b</w:t>
      </w:r>
      <w:r w:rsidR="00C803F6" w:rsidRPr="00C803F6">
        <w:rPr>
          <w:sz w:val="24"/>
          <w:szCs w:val="24"/>
          <w:lang w:val="en-US"/>
        </w:rPr>
        <w:t xml:space="preserve">ased on </w:t>
      </w:r>
      <w:r w:rsidR="00C803F6">
        <w:rPr>
          <w:sz w:val="24"/>
          <w:szCs w:val="24"/>
          <w:lang w:val="en-US"/>
        </w:rPr>
        <w:t>f</w:t>
      </w:r>
      <w:r w:rsidR="00C803F6" w:rsidRPr="00C803F6">
        <w:rPr>
          <w:sz w:val="24"/>
          <w:szCs w:val="24"/>
          <w:lang w:val="en-US"/>
        </w:rPr>
        <w:t xml:space="preserve">acial </w:t>
      </w:r>
      <w:r w:rsidR="00C803F6">
        <w:rPr>
          <w:sz w:val="24"/>
          <w:szCs w:val="24"/>
          <w:lang w:val="en-US"/>
        </w:rPr>
        <w:t>a</w:t>
      </w:r>
      <w:r w:rsidR="00C803F6" w:rsidRPr="00C803F6">
        <w:rPr>
          <w:sz w:val="24"/>
          <w:szCs w:val="24"/>
          <w:lang w:val="en-US"/>
        </w:rPr>
        <w:t xml:space="preserve">symmetry </w:t>
      </w:r>
      <w:r w:rsidR="00C803F6">
        <w:rPr>
          <w:sz w:val="24"/>
          <w:szCs w:val="24"/>
          <w:lang w:val="en-US"/>
        </w:rPr>
        <w:t>a</w:t>
      </w:r>
      <w:r w:rsidR="00C803F6" w:rsidRPr="00C803F6">
        <w:rPr>
          <w:sz w:val="24"/>
          <w:szCs w:val="24"/>
          <w:lang w:val="en-US"/>
        </w:rPr>
        <w:t xml:space="preserve">nalysis </w:t>
      </w:r>
      <w:r w:rsidR="00C803F6">
        <w:rPr>
          <w:sz w:val="24"/>
          <w:szCs w:val="24"/>
          <w:lang w:val="en-US"/>
        </w:rPr>
        <w:t>u</w:t>
      </w:r>
      <w:r w:rsidR="00C803F6" w:rsidRPr="00C803F6">
        <w:rPr>
          <w:sz w:val="24"/>
          <w:szCs w:val="24"/>
          <w:lang w:val="en-US"/>
        </w:rPr>
        <w:t xml:space="preserve">sing </w:t>
      </w:r>
      <w:r w:rsidR="00C803F6">
        <w:rPr>
          <w:sz w:val="24"/>
          <w:szCs w:val="24"/>
          <w:lang w:val="en-US"/>
        </w:rPr>
        <w:t>n</w:t>
      </w:r>
      <w:r w:rsidR="00C803F6" w:rsidRPr="00C803F6">
        <w:rPr>
          <w:sz w:val="24"/>
          <w:szCs w:val="24"/>
          <w:lang w:val="en-US"/>
        </w:rPr>
        <w:t xml:space="preserve">eural </w:t>
      </w:r>
      <w:r w:rsidR="00C803F6">
        <w:rPr>
          <w:sz w:val="24"/>
          <w:szCs w:val="24"/>
          <w:lang w:val="en-US"/>
        </w:rPr>
        <w:t>n</w:t>
      </w:r>
      <w:r w:rsidR="00C803F6" w:rsidRPr="00C803F6">
        <w:rPr>
          <w:sz w:val="24"/>
          <w:szCs w:val="24"/>
          <w:lang w:val="en-US"/>
        </w:rPr>
        <w:t xml:space="preserve">etworks and </w:t>
      </w:r>
      <w:r w:rsidR="00C803F6">
        <w:rPr>
          <w:sz w:val="24"/>
          <w:szCs w:val="24"/>
          <w:lang w:val="en-US"/>
        </w:rPr>
        <w:t>g</w:t>
      </w:r>
      <w:r w:rsidR="00C803F6" w:rsidRPr="00C803F6">
        <w:rPr>
          <w:sz w:val="24"/>
          <w:szCs w:val="24"/>
          <w:lang w:val="en-US"/>
        </w:rPr>
        <w:t>eometric Landmarks</w:t>
      </w:r>
      <w:r w:rsidRPr="006728C1">
        <w:rPr>
          <w:rFonts w:ascii="Arial" w:eastAsia="Times New Roman" w:hAnsi="Arial" w:cs="Arial"/>
          <w:sz w:val="24"/>
          <w:szCs w:val="24"/>
          <w:lang w:val="en-US" w:eastAsia="es-BO"/>
        </w:rPr>
        <w:t xml:space="preserve">, with the purpose of reducing the time between symptom onset and medical attention in contexts with limited access to specialized neurological services. To this end, a study with a quantitative approach and experimental design was conducted, applied to a dataset composed of 2,817 facial images distributed across two classes — stroke-related asymmetry and normal faces —; data collection was carried out through geometric landmark extraction using </w:t>
      </w:r>
      <w:proofErr w:type="spellStart"/>
      <w:r w:rsidRPr="006728C1">
        <w:rPr>
          <w:rFonts w:ascii="Arial" w:eastAsia="Times New Roman" w:hAnsi="Arial" w:cs="Arial"/>
          <w:sz w:val="24"/>
          <w:szCs w:val="24"/>
          <w:lang w:val="en-US" w:eastAsia="es-BO"/>
        </w:rPr>
        <w:t>MediaPipe</w:t>
      </w:r>
      <w:proofErr w:type="spellEnd"/>
      <w:r w:rsidRPr="006728C1">
        <w:rPr>
          <w:rFonts w:ascii="Arial" w:eastAsia="Times New Roman" w:hAnsi="Arial" w:cs="Arial"/>
          <w:sz w:val="24"/>
          <w:szCs w:val="24"/>
          <w:lang w:val="en-US" w:eastAsia="es-BO"/>
        </w:rPr>
        <w:t xml:space="preserve"> Face Mesh, and analysis was performed through the training of a dense neural network with eight normalized asymmetry metrics as input variables. The results revealed that the model achieved an accuracy of 97.46% and an area under the ROC curve of 0.9982 on the validation set, with a specificity of 98.2% on the test set, identifying differences of up to 45 times between labial and ocular asymmetry values across both classes. In conclusion, the system proved to be a viable alternative for prehospital guidance of possible stroke cases, combining facial analysis with self-reported symptoms through a clinical decision table inspired by the FAST and ROSIER protocols.</w:t>
      </w:r>
    </w:p>
    <w:p w14:paraId="68C52A04" w14:textId="77777777" w:rsidR="006728C1" w:rsidRPr="006728C1" w:rsidRDefault="006728C1" w:rsidP="006728C1">
      <w:pPr>
        <w:widowControl/>
        <w:autoSpaceDE/>
        <w:autoSpaceDN/>
        <w:spacing w:before="100" w:beforeAutospacing="1" w:after="100" w:afterAutospacing="1" w:line="360" w:lineRule="auto"/>
        <w:jc w:val="both"/>
        <w:rPr>
          <w:rFonts w:ascii="Arial" w:eastAsia="Times New Roman" w:hAnsi="Arial" w:cs="Arial"/>
          <w:sz w:val="24"/>
          <w:szCs w:val="24"/>
          <w:lang w:val="en-US" w:eastAsia="es-BO"/>
        </w:rPr>
      </w:pPr>
      <w:r w:rsidRPr="006728C1">
        <w:rPr>
          <w:rFonts w:ascii="Arial" w:eastAsia="Times New Roman" w:hAnsi="Arial" w:cs="Arial"/>
          <w:b/>
          <w:bCs/>
          <w:sz w:val="24"/>
          <w:szCs w:val="24"/>
          <w:lang w:val="en-US" w:eastAsia="es-BO"/>
        </w:rPr>
        <w:t>Keywords:</w:t>
      </w:r>
      <w:r w:rsidRPr="006728C1">
        <w:rPr>
          <w:rFonts w:ascii="Arial" w:eastAsia="Times New Roman" w:hAnsi="Arial" w:cs="Arial"/>
          <w:sz w:val="24"/>
          <w:szCs w:val="24"/>
          <w:lang w:val="en-US" w:eastAsia="es-BO"/>
        </w:rPr>
        <w:t xml:space="preserve"> stroke, facial asymmetry, geometric landmarks, neural network, early detection</w:t>
      </w:r>
    </w:p>
    <w:p w14:paraId="5D4A52A6" w14:textId="77777777" w:rsidR="00737FB0" w:rsidRPr="006728C1" w:rsidRDefault="00737FB0" w:rsidP="006728C1">
      <w:pPr>
        <w:pStyle w:val="Textoindependiente"/>
        <w:spacing w:before="137" w:line="360" w:lineRule="auto"/>
        <w:ind w:left="720"/>
        <w:jc w:val="both"/>
        <w:rPr>
          <w:rFonts w:ascii="Arial" w:hAnsi="Arial" w:cs="Arial"/>
          <w:lang w:val="en-US"/>
        </w:rPr>
      </w:pPr>
    </w:p>
    <w:p w14:paraId="0751A066" w14:textId="77777777" w:rsidR="00737FB0" w:rsidRPr="006728C1" w:rsidRDefault="00737FB0" w:rsidP="006728C1">
      <w:pPr>
        <w:pStyle w:val="Textoindependiente"/>
        <w:spacing w:before="7" w:line="360" w:lineRule="auto"/>
        <w:jc w:val="both"/>
        <w:rPr>
          <w:sz w:val="22"/>
          <w:lang w:val="en-US"/>
        </w:rPr>
      </w:pPr>
    </w:p>
    <w:p w14:paraId="6183175C" w14:textId="77777777" w:rsidR="00737FB0" w:rsidRPr="006728C1" w:rsidRDefault="00737FB0" w:rsidP="006728C1">
      <w:pPr>
        <w:pStyle w:val="Ttulo1"/>
        <w:spacing w:line="360" w:lineRule="auto"/>
        <w:jc w:val="both"/>
      </w:pPr>
      <w:bookmarkStart w:id="5" w:name="Introducción"/>
      <w:bookmarkEnd w:id="5"/>
      <w:r w:rsidRPr="006728C1">
        <w:br w:type="page"/>
      </w:r>
    </w:p>
    <w:p w14:paraId="7D240800" w14:textId="4A2D35DA" w:rsidR="00737FB0" w:rsidRDefault="00737FB0" w:rsidP="006728C1">
      <w:pPr>
        <w:pStyle w:val="Ttulo1"/>
        <w:spacing w:line="360" w:lineRule="auto"/>
        <w:jc w:val="both"/>
        <w:rPr>
          <w:lang w:val="es-BO"/>
        </w:rPr>
      </w:pPr>
      <w:r w:rsidRPr="00397411">
        <w:rPr>
          <w:lang w:val="es-BO"/>
        </w:rPr>
        <w:lastRenderedPageBreak/>
        <w:t>Introducción</w:t>
      </w:r>
    </w:p>
    <w:p w14:paraId="14B513A0" w14:textId="77777777" w:rsidR="00144B27" w:rsidRPr="00250F73" w:rsidRDefault="00144B27" w:rsidP="006728C1">
      <w:pPr>
        <w:spacing w:line="360" w:lineRule="auto"/>
        <w:jc w:val="both"/>
        <w:rPr>
          <w:rFonts w:ascii="Arial" w:hAnsi="Arial" w:cs="Arial"/>
          <w:sz w:val="24"/>
          <w:szCs w:val="24"/>
          <w:lang w:val="es-BO"/>
        </w:rPr>
      </w:pPr>
      <w:r w:rsidRPr="00250F73">
        <w:rPr>
          <w:rFonts w:ascii="Arial" w:hAnsi="Arial" w:cs="Arial"/>
          <w:sz w:val="24"/>
          <w:szCs w:val="24"/>
          <w:lang w:val="es-BO"/>
        </w:rPr>
        <w:t>El accidente cerebrovascular (ACV) representa una de las principales causas de mortalidad y discapacidad permanente a nivel mundial. Cada año aproximadamente 15 millones de personas sufren un ACV, de las cuales 5 millones fallecen y otros 5 millones quedan con algún grado de discapacidad permanente. La rapidez en la identificación de sus síntomas es determinante para el pronóstico del paciente, dado que por cada minuto sin atención médica se pierden aproximadamente 1.9 millones de neuronas. Este principio se resume en la frase clínica "tiempo es cerebro", que fundamenta los protocolos de atención prehospitalaria modernos.</w:t>
      </w:r>
    </w:p>
    <w:p w14:paraId="01BE8B3D" w14:textId="77777777" w:rsidR="00144B27" w:rsidRPr="00250F73" w:rsidRDefault="00144B27" w:rsidP="006728C1">
      <w:pPr>
        <w:spacing w:line="360" w:lineRule="auto"/>
        <w:jc w:val="both"/>
        <w:rPr>
          <w:rFonts w:ascii="Arial" w:hAnsi="Arial" w:cs="Arial"/>
          <w:sz w:val="24"/>
          <w:szCs w:val="24"/>
          <w:lang w:val="es-BO"/>
        </w:rPr>
      </w:pPr>
    </w:p>
    <w:p w14:paraId="05F059C9" w14:textId="77777777" w:rsidR="00144B27" w:rsidRPr="00250F73" w:rsidRDefault="00144B27" w:rsidP="006728C1">
      <w:pPr>
        <w:spacing w:line="360" w:lineRule="auto"/>
        <w:jc w:val="both"/>
        <w:rPr>
          <w:rFonts w:ascii="Arial" w:hAnsi="Arial" w:cs="Arial"/>
          <w:sz w:val="24"/>
          <w:szCs w:val="24"/>
          <w:lang w:val="es-BO"/>
        </w:rPr>
      </w:pPr>
      <w:r w:rsidRPr="00250F73">
        <w:rPr>
          <w:rFonts w:ascii="Arial" w:hAnsi="Arial" w:cs="Arial"/>
          <w:sz w:val="24"/>
          <w:szCs w:val="24"/>
          <w:lang w:val="es-BO"/>
        </w:rPr>
        <w:t xml:space="preserve">Entre los instrumentos de detección prehospitalaria más utilizados en la práctica clínica internacional se encuentra el protocolo FAST, cuyas siglas en inglés corresponden a </w:t>
      </w:r>
      <w:proofErr w:type="spellStart"/>
      <w:r w:rsidRPr="00250F73">
        <w:rPr>
          <w:rFonts w:ascii="Arial" w:hAnsi="Arial" w:cs="Arial"/>
          <w:sz w:val="24"/>
          <w:szCs w:val="24"/>
          <w:lang w:val="es-BO"/>
        </w:rPr>
        <w:t>Face</w:t>
      </w:r>
      <w:proofErr w:type="spellEnd"/>
      <w:r w:rsidRPr="00250F73">
        <w:rPr>
          <w:rFonts w:ascii="Arial" w:hAnsi="Arial" w:cs="Arial"/>
          <w:sz w:val="24"/>
          <w:szCs w:val="24"/>
          <w:lang w:val="es-BO"/>
        </w:rPr>
        <w:t xml:space="preserve">, </w:t>
      </w:r>
      <w:proofErr w:type="spellStart"/>
      <w:r w:rsidRPr="00250F73">
        <w:rPr>
          <w:rFonts w:ascii="Arial" w:hAnsi="Arial" w:cs="Arial"/>
          <w:sz w:val="24"/>
          <w:szCs w:val="24"/>
          <w:lang w:val="es-BO"/>
        </w:rPr>
        <w:t>Arms</w:t>
      </w:r>
      <w:proofErr w:type="spellEnd"/>
      <w:r w:rsidRPr="00250F73">
        <w:rPr>
          <w:rFonts w:ascii="Arial" w:hAnsi="Arial" w:cs="Arial"/>
          <w:sz w:val="24"/>
          <w:szCs w:val="24"/>
          <w:lang w:val="es-BO"/>
        </w:rPr>
        <w:t xml:space="preserve">, </w:t>
      </w:r>
      <w:proofErr w:type="spellStart"/>
      <w:r w:rsidRPr="00250F73">
        <w:rPr>
          <w:rFonts w:ascii="Arial" w:hAnsi="Arial" w:cs="Arial"/>
          <w:sz w:val="24"/>
          <w:szCs w:val="24"/>
          <w:lang w:val="es-BO"/>
        </w:rPr>
        <w:t>Speech</w:t>
      </w:r>
      <w:proofErr w:type="spellEnd"/>
      <w:r w:rsidRPr="00250F73">
        <w:rPr>
          <w:rFonts w:ascii="Arial" w:hAnsi="Arial" w:cs="Arial"/>
          <w:sz w:val="24"/>
          <w:szCs w:val="24"/>
          <w:lang w:val="es-BO"/>
        </w:rPr>
        <w:t xml:space="preserve"> y Time. Este protocolo evalúa tres señales físicas observables: la asimetría facial, la debilidad motora en los brazos y la alteración del habla. Su sencillez lo convierte en una herramienta eficaz para la detección por parte de personas sin formación médica; sin embargo, su aplicación depende de la presencia física de un observador y de la correcta interpretación visual de los síntomas, lo que introduce un margen de error considerable en entornos no clínicos y dificulta su aplicación autónoma por parte del paciente o sus familiares.</w:t>
      </w:r>
    </w:p>
    <w:p w14:paraId="70B13774" w14:textId="77777777" w:rsidR="00144B27" w:rsidRPr="00250F73" w:rsidRDefault="00144B27" w:rsidP="006728C1">
      <w:pPr>
        <w:spacing w:line="360" w:lineRule="auto"/>
        <w:jc w:val="both"/>
        <w:rPr>
          <w:rFonts w:ascii="Arial" w:hAnsi="Arial" w:cs="Arial"/>
          <w:sz w:val="24"/>
          <w:szCs w:val="24"/>
          <w:lang w:val="es-BO"/>
        </w:rPr>
      </w:pPr>
    </w:p>
    <w:p w14:paraId="59A96041" w14:textId="77777777" w:rsidR="00144B27" w:rsidRPr="00250F73" w:rsidRDefault="00144B27" w:rsidP="006728C1">
      <w:pPr>
        <w:spacing w:line="360" w:lineRule="auto"/>
        <w:jc w:val="both"/>
        <w:rPr>
          <w:rFonts w:ascii="Arial" w:hAnsi="Arial" w:cs="Arial"/>
          <w:sz w:val="24"/>
          <w:szCs w:val="24"/>
          <w:lang w:val="es-BO"/>
        </w:rPr>
      </w:pPr>
      <w:r w:rsidRPr="00250F73">
        <w:rPr>
          <w:rFonts w:ascii="Arial" w:hAnsi="Arial" w:cs="Arial"/>
          <w:sz w:val="24"/>
          <w:szCs w:val="24"/>
          <w:lang w:val="es-BO"/>
        </w:rPr>
        <w:t xml:space="preserve">El avance de la inteligencia artificial y la visión por computadora en la última década ha abierto nuevas posibilidades para automatizar evaluaciones que tradicionalmente requerían intervención humana especializada. Herramientas de detección de </w:t>
      </w:r>
      <w:proofErr w:type="spellStart"/>
      <w:r w:rsidRPr="00250F73">
        <w:rPr>
          <w:rFonts w:ascii="Arial" w:hAnsi="Arial" w:cs="Arial"/>
          <w:sz w:val="24"/>
          <w:szCs w:val="24"/>
          <w:lang w:val="es-BO"/>
        </w:rPr>
        <w:t>landmarks</w:t>
      </w:r>
      <w:proofErr w:type="spellEnd"/>
      <w:r w:rsidRPr="00250F73">
        <w:rPr>
          <w:rFonts w:ascii="Arial" w:hAnsi="Arial" w:cs="Arial"/>
          <w:sz w:val="24"/>
          <w:szCs w:val="24"/>
          <w:lang w:val="es-BO"/>
        </w:rPr>
        <w:t xml:space="preserve"> faciales permiten identificar con alta precisión hasta 468 puntos geométricos del rostro humano en tiempo real, lo que posibilita el cálculo de métricas de asimetría facial de forma objetiva y reproducible. Estas métricas, combinadas con modelos de clasificación basados en redes neuronales artificiales, ofrecen una alternativa automatizada al componente facial del protocolo FAST, eliminando la subjetividad inherente a la evaluación visual humana.</w:t>
      </w:r>
    </w:p>
    <w:p w14:paraId="51DE89BC" w14:textId="77777777" w:rsidR="00144B27" w:rsidRPr="00250F73" w:rsidRDefault="00144B27" w:rsidP="006728C1">
      <w:pPr>
        <w:spacing w:line="360" w:lineRule="auto"/>
        <w:jc w:val="both"/>
        <w:rPr>
          <w:rFonts w:ascii="Arial" w:hAnsi="Arial" w:cs="Arial"/>
          <w:sz w:val="24"/>
          <w:szCs w:val="24"/>
          <w:lang w:val="es-BO"/>
        </w:rPr>
      </w:pPr>
    </w:p>
    <w:p w14:paraId="6156CF41" w14:textId="60225EB3" w:rsidR="00144B27" w:rsidRPr="00250F73" w:rsidRDefault="00144B27" w:rsidP="006728C1">
      <w:pPr>
        <w:spacing w:line="360" w:lineRule="auto"/>
        <w:jc w:val="both"/>
        <w:rPr>
          <w:rFonts w:ascii="Arial" w:hAnsi="Arial" w:cs="Arial"/>
          <w:sz w:val="24"/>
          <w:szCs w:val="24"/>
          <w:lang w:val="es-BO"/>
        </w:rPr>
      </w:pPr>
      <w:r w:rsidRPr="00250F73">
        <w:rPr>
          <w:rFonts w:ascii="Arial" w:hAnsi="Arial" w:cs="Arial"/>
          <w:sz w:val="24"/>
          <w:szCs w:val="24"/>
          <w:lang w:val="es-BO"/>
        </w:rPr>
        <w:t xml:space="preserve">El presente trabajo es el resultado de un proyecto semestral de la carrera de Ingeniería </w:t>
      </w:r>
      <w:r w:rsidRPr="00250F73">
        <w:rPr>
          <w:rFonts w:ascii="Arial" w:hAnsi="Arial" w:cs="Arial"/>
          <w:sz w:val="24"/>
          <w:szCs w:val="24"/>
          <w:lang w:val="es-BO"/>
        </w:rPr>
        <w:lastRenderedPageBreak/>
        <w:t xml:space="preserve">de Software, nivel licenciatura, en la Universidad Católica Boliviana "San Pablo", Sede Santa Cruz. El proyecto propone el desarrollo de un sistema de detección temprana de ACV mediante el análisis automatizado de asimetría facial, utilizando </w:t>
      </w:r>
      <w:proofErr w:type="spellStart"/>
      <w:r w:rsidRPr="00250F73">
        <w:rPr>
          <w:rFonts w:ascii="Arial" w:hAnsi="Arial" w:cs="Arial"/>
          <w:sz w:val="24"/>
          <w:szCs w:val="24"/>
          <w:lang w:val="es-BO"/>
        </w:rPr>
        <w:t>landmarks</w:t>
      </w:r>
      <w:proofErr w:type="spellEnd"/>
      <w:r w:rsidRPr="00250F73">
        <w:rPr>
          <w:rFonts w:ascii="Arial" w:hAnsi="Arial" w:cs="Arial"/>
          <w:sz w:val="24"/>
          <w:szCs w:val="24"/>
          <w:lang w:val="es-BO"/>
        </w:rPr>
        <w:t xml:space="preserve"> geométricos extraídos con </w:t>
      </w:r>
      <w:proofErr w:type="spellStart"/>
      <w:r w:rsidRPr="00250F73">
        <w:rPr>
          <w:rFonts w:ascii="Arial" w:hAnsi="Arial" w:cs="Arial"/>
          <w:sz w:val="24"/>
          <w:szCs w:val="24"/>
          <w:lang w:val="es-BO"/>
        </w:rPr>
        <w:t>MediaPipe</w:t>
      </w:r>
      <w:proofErr w:type="spellEnd"/>
      <w:r w:rsidRPr="00250F73">
        <w:rPr>
          <w:rFonts w:ascii="Arial" w:hAnsi="Arial" w:cs="Arial"/>
          <w:sz w:val="24"/>
          <w:szCs w:val="24"/>
          <w:lang w:val="es-BO"/>
        </w:rPr>
        <w:t xml:space="preserve"> y un clasificador de red neuronal densa entrenado con métricas de asimetría normalizadas. El sistema se complementa con un conjunto de preguntas sobre síntomas neurológicos </w:t>
      </w:r>
      <w:proofErr w:type="spellStart"/>
      <w:r w:rsidRPr="00250F73">
        <w:rPr>
          <w:rFonts w:ascii="Arial" w:hAnsi="Arial" w:cs="Arial"/>
          <w:sz w:val="24"/>
          <w:szCs w:val="24"/>
          <w:lang w:val="es-BO"/>
        </w:rPr>
        <w:t>autoreportados</w:t>
      </w:r>
      <w:proofErr w:type="spellEnd"/>
      <w:r w:rsidRPr="00250F73">
        <w:rPr>
          <w:rFonts w:ascii="Arial" w:hAnsi="Arial" w:cs="Arial"/>
          <w:sz w:val="24"/>
          <w:szCs w:val="24"/>
          <w:lang w:val="es-BO"/>
        </w:rPr>
        <w:t xml:space="preserve"> </w:t>
      </w:r>
      <w:r w:rsidR="00250F73">
        <w:rPr>
          <w:rFonts w:ascii="Arial" w:hAnsi="Arial" w:cs="Arial"/>
          <w:sz w:val="24"/>
          <w:szCs w:val="24"/>
          <w:lang w:val="es-BO"/>
        </w:rPr>
        <w:t>(</w:t>
      </w:r>
      <w:r w:rsidRPr="00250F73">
        <w:rPr>
          <w:rFonts w:ascii="Arial" w:hAnsi="Arial" w:cs="Arial"/>
          <w:sz w:val="24"/>
          <w:szCs w:val="24"/>
          <w:lang w:val="es-BO"/>
        </w:rPr>
        <w:t>dolor de cabeza intenso, visión borrosa y confusión</w:t>
      </w:r>
      <w:r w:rsidR="00250F73">
        <w:rPr>
          <w:rFonts w:ascii="Arial" w:hAnsi="Arial" w:cs="Arial"/>
          <w:sz w:val="24"/>
          <w:szCs w:val="24"/>
          <w:lang w:val="es-BO"/>
        </w:rPr>
        <w:t>)</w:t>
      </w:r>
      <w:r w:rsidRPr="00250F73">
        <w:rPr>
          <w:rFonts w:ascii="Arial" w:hAnsi="Arial" w:cs="Arial"/>
          <w:sz w:val="24"/>
          <w:szCs w:val="24"/>
          <w:lang w:val="es-BO"/>
        </w:rPr>
        <w:t xml:space="preserve"> cuya combinación con el resultado del análisis facial sigue una tabla de decisión clínica inspirada en los protocolos FAST y ROSIER, estratificando el riesgo en tres niveles: bajo, moderado y alto.</w:t>
      </w:r>
    </w:p>
    <w:p w14:paraId="5A59E846" w14:textId="77777777" w:rsidR="00144B27" w:rsidRPr="00250F73" w:rsidRDefault="00144B27" w:rsidP="006728C1">
      <w:pPr>
        <w:spacing w:line="360" w:lineRule="auto"/>
        <w:jc w:val="both"/>
        <w:rPr>
          <w:rFonts w:ascii="Arial" w:hAnsi="Arial" w:cs="Arial"/>
          <w:sz w:val="24"/>
          <w:szCs w:val="24"/>
          <w:lang w:val="es-BO"/>
        </w:rPr>
      </w:pPr>
    </w:p>
    <w:p w14:paraId="4630A257" w14:textId="77777777" w:rsidR="00144B27" w:rsidRPr="00250F73" w:rsidRDefault="00144B27" w:rsidP="006728C1">
      <w:pPr>
        <w:spacing w:line="360" w:lineRule="auto"/>
        <w:jc w:val="both"/>
        <w:rPr>
          <w:rFonts w:ascii="Arial" w:hAnsi="Arial" w:cs="Arial"/>
          <w:sz w:val="24"/>
          <w:szCs w:val="24"/>
          <w:lang w:val="es-BO"/>
        </w:rPr>
      </w:pPr>
      <w:r w:rsidRPr="00250F73">
        <w:rPr>
          <w:rFonts w:ascii="Arial" w:hAnsi="Arial" w:cs="Arial"/>
          <w:sz w:val="24"/>
          <w:szCs w:val="24"/>
          <w:lang w:val="es-BO"/>
        </w:rPr>
        <w:t>La detección oportuna del ACV en Bolivia enfrenta dos obstáculos estructurales que se refuerzan mutuamente. Por un lado, el acceso a atención neurológica especializada es limitado, particularmente fuera de los centros urbanos principales, donde la distancia a un centro hospitalario de referencia puede representar horas de traslado. Por otro lado, el reconocimiento de los síntomas de ACV por parte de la población general es bajo, lo que genera demoras significativas entre el inicio de los síntomas y la búsqueda de atención médica. Esta demora es el factor más determinante en el pronóstico del paciente y en la magnitud de las secuelas neurológicas permanentes.</w:t>
      </w:r>
    </w:p>
    <w:p w14:paraId="52D0C66F" w14:textId="77777777" w:rsidR="00144B27" w:rsidRPr="00250F73" w:rsidRDefault="00144B27" w:rsidP="006728C1">
      <w:pPr>
        <w:spacing w:line="360" w:lineRule="auto"/>
        <w:jc w:val="both"/>
        <w:rPr>
          <w:rFonts w:ascii="Arial" w:hAnsi="Arial" w:cs="Arial"/>
          <w:sz w:val="24"/>
          <w:szCs w:val="24"/>
          <w:lang w:val="es-BO"/>
        </w:rPr>
      </w:pPr>
    </w:p>
    <w:p w14:paraId="2E598091" w14:textId="77777777" w:rsidR="00144B27" w:rsidRPr="00250F73" w:rsidRDefault="00144B27" w:rsidP="006728C1">
      <w:pPr>
        <w:spacing w:line="360" w:lineRule="auto"/>
        <w:jc w:val="both"/>
        <w:rPr>
          <w:rFonts w:ascii="Arial" w:hAnsi="Arial" w:cs="Arial"/>
          <w:sz w:val="24"/>
          <w:szCs w:val="24"/>
          <w:lang w:val="es-BO"/>
        </w:rPr>
      </w:pPr>
      <w:r w:rsidRPr="00250F73">
        <w:rPr>
          <w:rFonts w:ascii="Arial" w:hAnsi="Arial" w:cs="Arial"/>
          <w:sz w:val="24"/>
          <w:szCs w:val="24"/>
          <w:lang w:val="es-BO"/>
        </w:rPr>
        <w:t>Ante este escenario, la tecnología ofrece una oportunidad concreta de intervención. Un sistema accesible desde un dispositivo móvil o computadora personal, que no requiera conocimientos médicos previos y que oriente al usuario sobre el nivel de riesgo que presenta, puede contribuir a reducir esa brecha entre el inicio de los síntomas y la decisión de buscar atención especializada. No se trata de reemplazar al médico, sino de poner en manos de cualquier persona una herramienta de orientación inicial basada en criterios clínicos validados, en un contexto donde esa orientación puede marcar la diferencia entre una recuperación completa y una discapacidad permanente.</w:t>
      </w:r>
    </w:p>
    <w:p w14:paraId="3AA61843" w14:textId="77777777" w:rsidR="00144B27" w:rsidRPr="00250F73" w:rsidRDefault="00144B27" w:rsidP="006728C1">
      <w:pPr>
        <w:spacing w:line="360" w:lineRule="auto"/>
        <w:jc w:val="both"/>
        <w:rPr>
          <w:rFonts w:ascii="Arial" w:hAnsi="Arial" w:cs="Arial"/>
          <w:sz w:val="24"/>
          <w:szCs w:val="24"/>
          <w:lang w:val="es-BO"/>
        </w:rPr>
      </w:pPr>
    </w:p>
    <w:p w14:paraId="4377CAFB" w14:textId="10FD9729" w:rsidR="00144B27" w:rsidRPr="00144B27" w:rsidRDefault="00144B27" w:rsidP="006728C1">
      <w:pPr>
        <w:spacing w:line="360" w:lineRule="auto"/>
        <w:jc w:val="both"/>
        <w:rPr>
          <w:lang w:val="es-BO"/>
        </w:rPr>
      </w:pPr>
      <w:r w:rsidRPr="00250F73">
        <w:rPr>
          <w:rFonts w:ascii="Arial" w:hAnsi="Arial" w:cs="Arial"/>
          <w:sz w:val="24"/>
          <w:szCs w:val="24"/>
          <w:lang w:val="es-BO"/>
        </w:rPr>
        <w:t xml:space="preserve">En función de lo anterior, el objetivo principal del proyecto es diseñar e implementar un sistema de software que integre análisis de visión por computadora, aprendizaje automático y una interfaz web accesible, capaz de evaluar de forma automatizada los </w:t>
      </w:r>
      <w:r w:rsidRPr="00250F73">
        <w:rPr>
          <w:rFonts w:ascii="Arial" w:hAnsi="Arial" w:cs="Arial"/>
          <w:sz w:val="24"/>
          <w:szCs w:val="24"/>
          <w:lang w:val="es-BO"/>
        </w:rPr>
        <w:lastRenderedPageBreak/>
        <w:t xml:space="preserve">indicadores faciales del protocolo FAST y complementarlos con síntomas neurológicos </w:t>
      </w:r>
      <w:proofErr w:type="spellStart"/>
      <w:r w:rsidRPr="00250F73">
        <w:rPr>
          <w:rFonts w:ascii="Arial" w:hAnsi="Arial" w:cs="Arial"/>
          <w:sz w:val="24"/>
          <w:szCs w:val="24"/>
          <w:lang w:val="es-BO"/>
        </w:rPr>
        <w:t>autoreportados</w:t>
      </w:r>
      <w:proofErr w:type="spellEnd"/>
      <w:r w:rsidRPr="00250F73">
        <w:rPr>
          <w:rFonts w:ascii="Arial" w:hAnsi="Arial" w:cs="Arial"/>
          <w:sz w:val="24"/>
          <w:szCs w:val="24"/>
          <w:lang w:val="es-BO"/>
        </w:rPr>
        <w:t xml:space="preserve"> para generar una estimación del nivel de riesgo de ACV en el usuario.</w:t>
      </w:r>
    </w:p>
    <w:p w14:paraId="5591365E" w14:textId="77777777" w:rsidR="00737FB0" w:rsidRPr="00397411" w:rsidRDefault="00737FB0" w:rsidP="006728C1">
      <w:pPr>
        <w:pStyle w:val="Ttulo1"/>
        <w:spacing w:line="360" w:lineRule="auto"/>
        <w:jc w:val="both"/>
        <w:rPr>
          <w:lang w:val="es-BO"/>
        </w:rPr>
      </w:pPr>
      <w:r w:rsidRPr="00397411">
        <w:rPr>
          <w:lang w:val="es-BO"/>
        </w:rPr>
        <w:t>Metodología</w:t>
      </w:r>
    </w:p>
    <w:p w14:paraId="37EC49CE" w14:textId="77777777" w:rsidR="00250F73" w:rsidRPr="00250F73" w:rsidRDefault="00250F73" w:rsidP="006728C1">
      <w:pPr>
        <w:pStyle w:val="Textoindependiente"/>
        <w:spacing w:before="136" w:line="360" w:lineRule="auto"/>
        <w:ind w:right="113"/>
        <w:jc w:val="both"/>
        <w:rPr>
          <w:rFonts w:ascii="Arial" w:hAnsi="Arial" w:cs="Arial"/>
          <w:lang w:val="es-BO"/>
        </w:rPr>
      </w:pPr>
      <w:bookmarkStart w:id="6" w:name="Escribir_los_métodos_y_las_técnicas_que_"/>
      <w:bookmarkEnd w:id="6"/>
      <w:r w:rsidRPr="00250F73">
        <w:rPr>
          <w:rFonts w:ascii="Arial" w:hAnsi="Arial" w:cs="Arial"/>
          <w:lang w:val="es-BO"/>
        </w:rPr>
        <w:t>El presente proyecto se desarrolló en cuatro etapas secuenciales: recopilación y preparación del conjunto de datos, extracción de características geométricas faciales, entrenamiento del modelo de clasificación, e implementación del sistema de software completo.</w:t>
      </w:r>
    </w:p>
    <w:p w14:paraId="48F98510" w14:textId="77777777" w:rsidR="00250F73" w:rsidRPr="00250F73" w:rsidRDefault="00250F73" w:rsidP="006728C1">
      <w:pPr>
        <w:pStyle w:val="Textoindependiente"/>
        <w:spacing w:before="136" w:line="360" w:lineRule="auto"/>
        <w:ind w:right="113"/>
        <w:jc w:val="both"/>
        <w:rPr>
          <w:rFonts w:ascii="Arial" w:hAnsi="Arial" w:cs="Arial"/>
          <w:b/>
          <w:bCs/>
          <w:lang w:val="es-BO"/>
        </w:rPr>
      </w:pPr>
      <w:r w:rsidRPr="00250F73">
        <w:rPr>
          <w:rFonts w:ascii="Arial" w:hAnsi="Arial" w:cs="Arial"/>
          <w:b/>
          <w:bCs/>
          <w:lang w:val="es-BO"/>
        </w:rPr>
        <w:t>Recopilación y preparación del conjunto de datos</w:t>
      </w:r>
    </w:p>
    <w:p w14:paraId="70D96BB3" w14:textId="77777777" w:rsidR="00250F73" w:rsidRPr="00250F73" w:rsidRDefault="00250F73" w:rsidP="006728C1">
      <w:pPr>
        <w:pStyle w:val="Textoindependiente"/>
        <w:spacing w:before="136" w:line="360" w:lineRule="auto"/>
        <w:ind w:right="113"/>
        <w:jc w:val="both"/>
        <w:rPr>
          <w:rFonts w:ascii="Arial" w:hAnsi="Arial" w:cs="Arial"/>
          <w:lang w:val="es-BO"/>
        </w:rPr>
      </w:pPr>
      <w:r w:rsidRPr="00250F73">
        <w:rPr>
          <w:rFonts w:ascii="Arial" w:hAnsi="Arial" w:cs="Arial"/>
          <w:lang w:val="es-BO"/>
        </w:rPr>
        <w:t xml:space="preserve">El conjunto de datos utilizado para el entrenamiento del modelo se conformó a partir de dos fuentes. Para la clase de pacientes con ACV se utilizó el conjunto de imágenes del MEEI Facial </w:t>
      </w:r>
      <w:proofErr w:type="spellStart"/>
      <w:r w:rsidRPr="00250F73">
        <w:rPr>
          <w:rFonts w:ascii="Arial" w:hAnsi="Arial" w:cs="Arial"/>
          <w:lang w:val="es-BO"/>
        </w:rPr>
        <w:t>Palsy</w:t>
      </w:r>
      <w:proofErr w:type="spellEnd"/>
      <w:r w:rsidRPr="00250F73">
        <w:rPr>
          <w:rFonts w:ascii="Arial" w:hAnsi="Arial" w:cs="Arial"/>
          <w:lang w:val="es-BO"/>
        </w:rPr>
        <w:t xml:space="preserve"> Standard Set, que contiene fotografías estandarizadas de pacientes con parálisis facial de diversa etiología, incluyendo casos asociados a accidente cerebrovascular. Para la clase de sujetos normales se utilizaron imágenes de rostros sin patología facial provenientes de conjuntos de datos públicos de acceso libre.</w:t>
      </w:r>
    </w:p>
    <w:p w14:paraId="545161AA" w14:textId="77777777" w:rsidR="00250F73" w:rsidRPr="00250F73" w:rsidRDefault="00250F73" w:rsidP="006728C1">
      <w:pPr>
        <w:pStyle w:val="Textoindependiente"/>
        <w:spacing w:before="136" w:line="360" w:lineRule="auto"/>
        <w:ind w:right="113"/>
        <w:jc w:val="both"/>
        <w:rPr>
          <w:rFonts w:ascii="Arial" w:hAnsi="Arial" w:cs="Arial"/>
          <w:lang w:val="es-BO"/>
        </w:rPr>
      </w:pPr>
      <w:r w:rsidRPr="00250F73">
        <w:rPr>
          <w:rFonts w:ascii="Arial" w:hAnsi="Arial" w:cs="Arial"/>
          <w:lang w:val="es-BO"/>
        </w:rPr>
        <w:t xml:space="preserve">El conjunto final quedó compuesto por 1,439 imágenes de la clase ACV y 1,498 imágenes de la clase normal, distribuidas en carpetas separadas por clase. Dado que el conjunto de datos de ACV contenía múltiples fotografías del mismo paciente tomadas con distintos ángulos, iluminaciones y expresiones, se identificaron 13 pacientes únicos en la clase ACV mediante el análisis de los nombres de archivo, que codificaban el identificador del paciente junto con el tipo de </w:t>
      </w:r>
      <w:proofErr w:type="spellStart"/>
      <w:r w:rsidRPr="00250F73">
        <w:rPr>
          <w:rFonts w:ascii="Arial" w:hAnsi="Arial" w:cs="Arial"/>
          <w:lang w:val="es-BO"/>
        </w:rPr>
        <w:t>augmentation</w:t>
      </w:r>
      <w:proofErr w:type="spellEnd"/>
      <w:r w:rsidRPr="00250F73">
        <w:rPr>
          <w:rFonts w:ascii="Arial" w:hAnsi="Arial" w:cs="Arial"/>
          <w:lang w:val="es-BO"/>
        </w:rPr>
        <w:t xml:space="preserve"> aplicado. Las variantes de </w:t>
      </w:r>
      <w:proofErr w:type="spellStart"/>
      <w:r w:rsidRPr="00250F73">
        <w:rPr>
          <w:rFonts w:ascii="Arial" w:hAnsi="Arial" w:cs="Arial"/>
          <w:lang w:val="es-BO"/>
        </w:rPr>
        <w:t>augmentation</w:t>
      </w:r>
      <w:proofErr w:type="spellEnd"/>
      <w:r w:rsidRPr="00250F73">
        <w:rPr>
          <w:rFonts w:ascii="Arial" w:hAnsi="Arial" w:cs="Arial"/>
          <w:lang w:val="es-BO"/>
        </w:rPr>
        <w:t xml:space="preserve"> presentes en el conjunto incluían imágenes con recorte, rotación, traslación y adición de ruido gaussiano a distintos niveles de decibelios, lo que proporcionó diversidad artificial dentro de cada identidad. La clase normal contaba con una imagen por sujeto, sumando 1,498 sujetos distintos.</w:t>
      </w:r>
    </w:p>
    <w:p w14:paraId="510C21EF" w14:textId="77777777" w:rsidR="00250F73" w:rsidRPr="00250F73" w:rsidRDefault="00250F73" w:rsidP="006728C1">
      <w:pPr>
        <w:pStyle w:val="Textoindependiente"/>
        <w:spacing w:before="136" w:line="360" w:lineRule="auto"/>
        <w:ind w:right="113"/>
        <w:jc w:val="both"/>
        <w:rPr>
          <w:rFonts w:ascii="Arial" w:hAnsi="Arial" w:cs="Arial"/>
          <w:lang w:val="es-BO"/>
        </w:rPr>
      </w:pPr>
      <w:r w:rsidRPr="00250F73">
        <w:rPr>
          <w:rFonts w:ascii="Arial" w:hAnsi="Arial" w:cs="Arial"/>
          <w:lang w:val="es-BO"/>
        </w:rPr>
        <w:t xml:space="preserve">Para evitar el problema de fuga de datos entre los conjuntos de entrenamiento y evaluación, la división del conjunto se realizó por identidad de paciente y no por imagen individual. De los 13 pacientes únicos de la clase ACV, 2 pacientes con mayor cantidad de imágenes fueron reservados exclusivamente para el conjunto de prueba, mientras que los 11 restantes fueron asignados al conjunto de entrenamiento. Para la clase </w:t>
      </w:r>
      <w:r w:rsidRPr="00250F73">
        <w:rPr>
          <w:rFonts w:ascii="Arial" w:hAnsi="Arial" w:cs="Arial"/>
          <w:lang w:val="es-BO"/>
        </w:rPr>
        <w:lastRenderedPageBreak/>
        <w:t>normal, se reservó aleatoriamente un 15% de los sujetos para el conjunto de prueba con semilla fija de reproducibilidad. El conjunto de entrenamiento resultante contenía 2,165 muestras y el de prueba 652 muestras.</w:t>
      </w:r>
    </w:p>
    <w:p w14:paraId="6A82DB79" w14:textId="77777777" w:rsidR="00250F73" w:rsidRPr="00250F73" w:rsidRDefault="00250F73" w:rsidP="006728C1">
      <w:pPr>
        <w:pStyle w:val="Textoindependiente"/>
        <w:spacing w:before="136" w:line="360" w:lineRule="auto"/>
        <w:ind w:right="113"/>
        <w:jc w:val="both"/>
        <w:rPr>
          <w:rFonts w:ascii="Arial" w:hAnsi="Arial" w:cs="Arial"/>
          <w:b/>
          <w:bCs/>
          <w:lang w:val="es-BO"/>
        </w:rPr>
      </w:pPr>
      <w:r w:rsidRPr="00250F73">
        <w:rPr>
          <w:rFonts w:ascii="Arial" w:hAnsi="Arial" w:cs="Arial"/>
          <w:b/>
          <w:bCs/>
          <w:lang w:val="es-BO"/>
        </w:rPr>
        <w:t>Extracción de características geométricas faciales</w:t>
      </w:r>
    </w:p>
    <w:p w14:paraId="31211A04" w14:textId="4512E25F" w:rsidR="00250F73" w:rsidRDefault="00250F73" w:rsidP="006728C1">
      <w:pPr>
        <w:pStyle w:val="Textoindependiente"/>
        <w:spacing w:before="136" w:line="360" w:lineRule="auto"/>
        <w:ind w:right="113"/>
        <w:jc w:val="both"/>
        <w:rPr>
          <w:rFonts w:ascii="Arial" w:hAnsi="Arial" w:cs="Arial"/>
          <w:lang w:val="es-BO"/>
        </w:rPr>
      </w:pPr>
      <w:r w:rsidRPr="00250F73">
        <w:rPr>
          <w:rFonts w:ascii="Arial" w:hAnsi="Arial" w:cs="Arial"/>
          <w:lang w:val="es-BO"/>
        </w:rPr>
        <w:t xml:space="preserve">En lugar de utilizar las imágenes crudas como entrada al modelo, se optó por un enfoque basado en características geométricas calculadas a partir de </w:t>
      </w:r>
      <w:proofErr w:type="spellStart"/>
      <w:r w:rsidRPr="00250F73">
        <w:rPr>
          <w:rFonts w:ascii="Arial" w:hAnsi="Arial" w:cs="Arial"/>
          <w:lang w:val="es-BO"/>
        </w:rPr>
        <w:t>landmarks</w:t>
      </w:r>
      <w:proofErr w:type="spellEnd"/>
      <w:r w:rsidRPr="00250F73">
        <w:rPr>
          <w:rFonts w:ascii="Arial" w:hAnsi="Arial" w:cs="Arial"/>
          <w:lang w:val="es-BO"/>
        </w:rPr>
        <w:t xml:space="preserve"> faciales. Para cada imagen del conjunto de datos se ejecutó el siguiente pipeline de procesamiento</w:t>
      </w:r>
      <w:r w:rsidR="00FE4C7F">
        <w:rPr>
          <w:rFonts w:ascii="Arial" w:hAnsi="Arial" w:cs="Arial"/>
          <w:lang w:val="es-BO"/>
        </w:rPr>
        <w:t>, el flujo general del sistema se presenta en la Figura 1.</w:t>
      </w:r>
    </w:p>
    <w:p w14:paraId="008341E3" w14:textId="6EC011A6" w:rsidR="00FE4C7F" w:rsidRDefault="00FE4C7F" w:rsidP="006728C1">
      <w:pPr>
        <w:pStyle w:val="Textoindependiente"/>
        <w:spacing w:before="136" w:line="360" w:lineRule="auto"/>
        <w:ind w:right="113"/>
        <w:jc w:val="both"/>
        <w:rPr>
          <w:rFonts w:ascii="Arial" w:hAnsi="Arial" w:cs="Arial"/>
          <w:b/>
          <w:bCs/>
          <w:lang w:val="es-BO"/>
        </w:rPr>
      </w:pPr>
      <w:r>
        <w:rPr>
          <w:rFonts w:ascii="Arial" w:hAnsi="Arial" w:cs="Arial"/>
          <w:b/>
          <w:bCs/>
          <w:lang w:val="es-BO"/>
        </w:rPr>
        <w:t>Figura 1.</w:t>
      </w:r>
    </w:p>
    <w:p w14:paraId="59720C4F" w14:textId="057F4727" w:rsidR="00FE4C7F" w:rsidRPr="00FE4C7F" w:rsidRDefault="00FE4C7F" w:rsidP="006728C1">
      <w:pPr>
        <w:pStyle w:val="Textoindependiente"/>
        <w:spacing w:before="136" w:line="360" w:lineRule="auto"/>
        <w:ind w:right="113"/>
        <w:jc w:val="both"/>
        <w:rPr>
          <w:rFonts w:ascii="Arial" w:hAnsi="Arial" w:cs="Arial"/>
          <w:b/>
          <w:bCs/>
          <w:i/>
          <w:iCs/>
          <w:lang w:val="es-BO"/>
        </w:rPr>
      </w:pPr>
      <w:r w:rsidRPr="00FE4C7F">
        <w:rPr>
          <w:i/>
          <w:iCs/>
        </w:rPr>
        <w:t>Pipeline completo del sistema de detección temprana de ACV.</w:t>
      </w:r>
      <w:r>
        <w:rPr>
          <w:i/>
          <w:iCs/>
          <w:noProof/>
        </w:rPr>
        <w:drawing>
          <wp:inline distT="0" distB="0" distL="0" distR="0" wp14:anchorId="485FC519" wp14:editId="3B1FE4E5">
            <wp:extent cx="5939790" cy="1359535"/>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1359535"/>
                    </a:xfrm>
                    <a:prstGeom prst="rect">
                      <a:avLst/>
                    </a:prstGeom>
                    <a:noFill/>
                    <a:ln>
                      <a:noFill/>
                    </a:ln>
                  </pic:spPr>
                </pic:pic>
              </a:graphicData>
            </a:graphic>
          </wp:inline>
        </w:drawing>
      </w:r>
    </w:p>
    <w:p w14:paraId="75534D4A" w14:textId="10A5B934" w:rsidR="00FE4C7F" w:rsidRDefault="00FE4C7F" w:rsidP="006728C1">
      <w:pPr>
        <w:pStyle w:val="Textoindependiente"/>
        <w:spacing w:before="136" w:line="360" w:lineRule="auto"/>
        <w:ind w:right="113"/>
        <w:jc w:val="both"/>
      </w:pPr>
      <w:r>
        <w:rPr>
          <w:rFonts w:ascii="Arial" w:hAnsi="Arial" w:cs="Arial"/>
          <w:b/>
          <w:bCs/>
          <w:lang w:val="es-BO"/>
        </w:rPr>
        <w:t xml:space="preserve">Nota. </w:t>
      </w:r>
      <w:r>
        <w:t xml:space="preserve">La rama principal (centro) corresponde al análisis facial: corrección de rotación, extracción de </w:t>
      </w:r>
      <w:proofErr w:type="spellStart"/>
      <w:r>
        <w:t>landmarks</w:t>
      </w:r>
      <w:proofErr w:type="spellEnd"/>
      <w:r>
        <w:t xml:space="preserve"> con </w:t>
      </w:r>
      <w:proofErr w:type="spellStart"/>
      <w:r>
        <w:t>MediaPipe</w:t>
      </w:r>
      <w:proofErr w:type="spellEnd"/>
      <w:r>
        <w:t xml:space="preserve">, cálculo de métricas de asimetría normalizadas y clasificación mediante red neuronal densa. La rama lateral (izquierda) corresponde a los síntomas </w:t>
      </w:r>
      <w:proofErr w:type="spellStart"/>
      <w:r>
        <w:t>autoreportados</w:t>
      </w:r>
      <w:proofErr w:type="spellEnd"/>
      <w:r>
        <w:t xml:space="preserve"> por el usuario. Ambas ramas convergen en la tabla de decisión clínica que produce el nivel de riesgo final.</w:t>
      </w:r>
    </w:p>
    <w:p w14:paraId="40BECCC4" w14:textId="77777777" w:rsidR="00FE4C7F" w:rsidRPr="00FE4C7F" w:rsidRDefault="00FE4C7F" w:rsidP="006728C1">
      <w:pPr>
        <w:pStyle w:val="Textoindependiente"/>
        <w:spacing w:before="136" w:line="360" w:lineRule="auto"/>
        <w:ind w:right="113"/>
        <w:jc w:val="both"/>
        <w:rPr>
          <w:ins w:id="7" w:author="Emanuel Oly" w:date="2026-06-10T00:35:00Z"/>
          <w:rFonts w:ascii="Arial" w:hAnsi="Arial" w:cs="Arial"/>
          <w:b/>
          <w:bCs/>
          <w:lang w:val="es-BO"/>
        </w:rPr>
      </w:pPr>
    </w:p>
    <w:p w14:paraId="52B5D409" w14:textId="7ED9670D" w:rsidR="00250F73" w:rsidRPr="00250F73" w:rsidRDefault="00250F73" w:rsidP="006728C1">
      <w:pPr>
        <w:pStyle w:val="Textoindependiente"/>
        <w:spacing w:before="136" w:line="360" w:lineRule="auto"/>
        <w:ind w:right="113"/>
        <w:jc w:val="both"/>
        <w:rPr>
          <w:rFonts w:ascii="Arial" w:hAnsi="Arial" w:cs="Arial"/>
          <w:lang w:val="es-BO"/>
        </w:rPr>
      </w:pPr>
      <w:r w:rsidRPr="00250F73">
        <w:rPr>
          <w:rFonts w:ascii="Arial" w:hAnsi="Arial" w:cs="Arial"/>
          <w:lang w:val="es-BO"/>
        </w:rPr>
        <w:t xml:space="preserve">En primer lugar, se cargó la imagen y se aplicó una corrección de rotación mediante la detección preliminar de los </w:t>
      </w:r>
      <w:proofErr w:type="spellStart"/>
      <w:r w:rsidRPr="00250F73">
        <w:rPr>
          <w:rFonts w:ascii="Arial" w:hAnsi="Arial" w:cs="Arial"/>
          <w:lang w:val="es-BO"/>
        </w:rPr>
        <w:t>landmarks</w:t>
      </w:r>
      <w:proofErr w:type="spellEnd"/>
      <w:r w:rsidRPr="00250F73">
        <w:rPr>
          <w:rFonts w:ascii="Arial" w:hAnsi="Arial" w:cs="Arial"/>
          <w:lang w:val="es-BO"/>
        </w:rPr>
        <w:t xml:space="preserve"> de los ojos externos. El ángulo de inclinación de la cabeza se calculó como el arco tangente de la diferencia de coordenadas verticales y horizontales entre ambos ojos. Si el ángulo superaba los 2 grados, la imagen fue rotada inversamente mediante una transformación afín con interpolación bilineal para alinear el eje ocular con la horizontal antes de continuar el procesamiento.</w:t>
      </w:r>
    </w:p>
    <w:p w14:paraId="66AE0C59" w14:textId="5E367413" w:rsidR="00250F73" w:rsidRDefault="00250F73" w:rsidP="006728C1">
      <w:pPr>
        <w:pStyle w:val="Textoindependiente"/>
        <w:spacing w:before="136" w:line="360" w:lineRule="auto"/>
        <w:ind w:right="113"/>
        <w:jc w:val="both"/>
        <w:rPr>
          <w:rFonts w:ascii="Arial" w:hAnsi="Arial" w:cs="Arial"/>
          <w:lang w:val="es-BO"/>
        </w:rPr>
      </w:pPr>
      <w:r w:rsidRPr="00250F73">
        <w:rPr>
          <w:rFonts w:ascii="Arial" w:hAnsi="Arial" w:cs="Arial"/>
          <w:lang w:val="es-BO"/>
        </w:rPr>
        <w:t xml:space="preserve">Sobre la imagen corregida se ejecutó el detector de </w:t>
      </w:r>
      <w:proofErr w:type="spellStart"/>
      <w:r w:rsidRPr="00250F73">
        <w:rPr>
          <w:rFonts w:ascii="Arial" w:hAnsi="Arial" w:cs="Arial"/>
          <w:lang w:val="es-BO"/>
        </w:rPr>
        <w:t>landmarks</w:t>
      </w:r>
      <w:proofErr w:type="spellEnd"/>
      <w:r w:rsidRPr="00250F73">
        <w:rPr>
          <w:rFonts w:ascii="Arial" w:hAnsi="Arial" w:cs="Arial"/>
          <w:lang w:val="es-BO"/>
        </w:rPr>
        <w:t xml:space="preserve"> faciales de </w:t>
      </w:r>
      <w:proofErr w:type="spellStart"/>
      <w:r w:rsidRPr="00250F73">
        <w:rPr>
          <w:rFonts w:ascii="Arial" w:hAnsi="Arial" w:cs="Arial"/>
          <w:lang w:val="es-BO"/>
        </w:rPr>
        <w:t>MediaPipe</w:t>
      </w:r>
      <w:proofErr w:type="spellEnd"/>
      <w:r w:rsidRPr="00250F73">
        <w:rPr>
          <w:rFonts w:ascii="Arial" w:hAnsi="Arial" w:cs="Arial"/>
          <w:lang w:val="es-BO"/>
        </w:rPr>
        <w:t xml:space="preserve"> </w:t>
      </w:r>
      <w:proofErr w:type="spellStart"/>
      <w:r w:rsidRPr="00250F73">
        <w:rPr>
          <w:rFonts w:ascii="Arial" w:hAnsi="Arial" w:cs="Arial"/>
          <w:lang w:val="es-BO"/>
        </w:rPr>
        <w:lastRenderedPageBreak/>
        <w:t>Face</w:t>
      </w:r>
      <w:proofErr w:type="spellEnd"/>
      <w:r w:rsidRPr="00250F73">
        <w:rPr>
          <w:rFonts w:ascii="Arial" w:hAnsi="Arial" w:cs="Arial"/>
          <w:lang w:val="es-BO"/>
        </w:rPr>
        <w:t xml:space="preserve"> </w:t>
      </w:r>
      <w:proofErr w:type="spellStart"/>
      <w:r w:rsidRPr="00250F73">
        <w:rPr>
          <w:rFonts w:ascii="Arial" w:hAnsi="Arial" w:cs="Arial"/>
          <w:lang w:val="es-BO"/>
        </w:rPr>
        <w:t>Mesh</w:t>
      </w:r>
      <w:proofErr w:type="spellEnd"/>
      <w:r w:rsidRPr="00250F73">
        <w:rPr>
          <w:rFonts w:ascii="Arial" w:hAnsi="Arial" w:cs="Arial"/>
          <w:lang w:val="es-BO"/>
        </w:rPr>
        <w:t>, que produce un conjunto de 468 puntos tridimensionales normalizados entre 0 y 1 relativo al tamaño de la imagen</w:t>
      </w:r>
      <w:r w:rsidR="001B08C3">
        <w:rPr>
          <w:rFonts w:ascii="Arial" w:hAnsi="Arial" w:cs="Arial"/>
          <w:lang w:val="es-BO"/>
        </w:rPr>
        <w:t xml:space="preserve"> (Figura </w:t>
      </w:r>
      <w:r w:rsidR="00FE4C7F">
        <w:rPr>
          <w:rFonts w:ascii="Arial" w:hAnsi="Arial" w:cs="Arial"/>
          <w:lang w:val="es-BO"/>
        </w:rPr>
        <w:t>2</w:t>
      </w:r>
      <w:r w:rsidR="001B08C3">
        <w:rPr>
          <w:rFonts w:ascii="Arial" w:hAnsi="Arial" w:cs="Arial"/>
          <w:lang w:val="es-BO"/>
        </w:rPr>
        <w:t>)</w:t>
      </w:r>
      <w:r w:rsidRPr="00250F73">
        <w:rPr>
          <w:rFonts w:ascii="Arial" w:hAnsi="Arial" w:cs="Arial"/>
          <w:lang w:val="es-BO"/>
        </w:rPr>
        <w:t>. De estos 468 puntos se seleccionaron los correspondientes a las regiones anatómicas relevantes para la detección de asimetría facial: comisuras labiales, párpados superiores e inferiores de ambos ojos, extremos externos de ambos ojos, tres puntos por ceja, punta de la nariz y alas nasales.</w:t>
      </w:r>
    </w:p>
    <w:p w14:paraId="6A5C0AB2" w14:textId="7EB3716A" w:rsidR="001B08C3" w:rsidRDefault="001B08C3" w:rsidP="006728C1">
      <w:pPr>
        <w:pStyle w:val="Textoindependiente"/>
        <w:spacing w:before="136" w:line="360" w:lineRule="auto"/>
        <w:ind w:right="113"/>
        <w:jc w:val="both"/>
        <w:rPr>
          <w:rFonts w:ascii="Arial" w:hAnsi="Arial" w:cs="Arial"/>
          <w:b/>
          <w:bCs/>
          <w:lang w:val="es-BO"/>
        </w:rPr>
      </w:pPr>
      <w:r>
        <w:rPr>
          <w:rFonts w:ascii="Arial" w:hAnsi="Arial" w:cs="Arial"/>
          <w:b/>
          <w:bCs/>
          <w:lang w:val="es-BO"/>
        </w:rPr>
        <w:t xml:space="preserve">Figura </w:t>
      </w:r>
      <w:r w:rsidR="00FE4C7F">
        <w:rPr>
          <w:rFonts w:ascii="Arial" w:hAnsi="Arial" w:cs="Arial"/>
          <w:b/>
          <w:bCs/>
          <w:lang w:val="es-BO"/>
        </w:rPr>
        <w:t>2</w:t>
      </w:r>
      <w:r>
        <w:rPr>
          <w:rFonts w:ascii="Arial" w:hAnsi="Arial" w:cs="Arial"/>
          <w:b/>
          <w:bCs/>
          <w:lang w:val="es-BO"/>
        </w:rPr>
        <w:t>.</w:t>
      </w:r>
    </w:p>
    <w:p w14:paraId="568B3D27" w14:textId="025F7D03" w:rsidR="001B08C3" w:rsidRPr="001B08C3" w:rsidRDefault="001B08C3" w:rsidP="006728C1">
      <w:pPr>
        <w:pStyle w:val="Textoindependiente"/>
        <w:spacing w:before="136" w:line="360" w:lineRule="auto"/>
        <w:ind w:right="113"/>
        <w:jc w:val="both"/>
        <w:rPr>
          <w:rFonts w:ascii="Arial" w:hAnsi="Arial" w:cs="Arial"/>
          <w:b/>
          <w:bCs/>
          <w:i/>
          <w:iCs/>
          <w:lang w:val="es-BO"/>
        </w:rPr>
      </w:pPr>
      <w:r w:rsidRPr="001B08C3">
        <w:rPr>
          <w:i/>
          <w:iCs/>
        </w:rPr>
        <w:t xml:space="preserve">Representación de los 468 </w:t>
      </w:r>
      <w:proofErr w:type="spellStart"/>
      <w:r w:rsidRPr="001B08C3">
        <w:rPr>
          <w:i/>
          <w:iCs/>
        </w:rPr>
        <w:t>landmarks</w:t>
      </w:r>
      <w:proofErr w:type="spellEnd"/>
      <w:r w:rsidRPr="001B08C3">
        <w:rPr>
          <w:i/>
          <w:iCs/>
        </w:rPr>
        <w:t xml:space="preserve"> faciales detectados por </w:t>
      </w:r>
      <w:proofErr w:type="spellStart"/>
      <w:r w:rsidRPr="001B08C3">
        <w:rPr>
          <w:i/>
          <w:iCs/>
        </w:rPr>
        <w:t>MediaPipe</w:t>
      </w:r>
      <w:proofErr w:type="spellEnd"/>
      <w:r w:rsidRPr="001B08C3">
        <w:rPr>
          <w:i/>
          <w:iCs/>
        </w:rPr>
        <w:t xml:space="preserve"> </w:t>
      </w:r>
      <w:proofErr w:type="spellStart"/>
      <w:r w:rsidRPr="001B08C3">
        <w:rPr>
          <w:i/>
          <w:iCs/>
        </w:rPr>
        <w:t>Face</w:t>
      </w:r>
      <w:proofErr w:type="spellEnd"/>
      <w:r w:rsidRPr="001B08C3">
        <w:rPr>
          <w:i/>
          <w:iCs/>
        </w:rPr>
        <w:t xml:space="preserve"> </w:t>
      </w:r>
      <w:proofErr w:type="spellStart"/>
      <w:r w:rsidRPr="001B08C3">
        <w:rPr>
          <w:i/>
          <w:iCs/>
        </w:rPr>
        <w:t>Mesh</w:t>
      </w:r>
      <w:proofErr w:type="spellEnd"/>
      <w:r w:rsidRPr="001B08C3">
        <w:rPr>
          <w:i/>
          <w:iCs/>
        </w:rPr>
        <w:t xml:space="preserve"> sobre una imagen de ejemplo.</w:t>
      </w:r>
    </w:p>
    <w:p w14:paraId="1C54A485" w14:textId="4DD406A6" w:rsidR="001B08C3" w:rsidRDefault="001B08C3" w:rsidP="006728C1">
      <w:pPr>
        <w:pStyle w:val="Textoindependiente"/>
        <w:spacing w:before="136" w:line="360" w:lineRule="auto"/>
        <w:ind w:right="113"/>
        <w:jc w:val="both"/>
        <w:rPr>
          <w:rFonts w:ascii="Arial" w:hAnsi="Arial" w:cs="Arial"/>
          <w:lang w:val="es-BO"/>
        </w:rPr>
      </w:pPr>
      <w:r>
        <w:rPr>
          <w:rFonts w:ascii="Arial" w:hAnsi="Arial" w:cs="Arial"/>
          <w:noProof/>
          <w:lang w:val="es-BO"/>
        </w:rPr>
        <w:drawing>
          <wp:inline distT="0" distB="0" distL="0" distR="0" wp14:anchorId="1D6F1A73" wp14:editId="7F0A6447">
            <wp:extent cx="1924216" cy="2552346"/>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30510" cy="2560695"/>
                    </a:xfrm>
                    <a:prstGeom prst="rect">
                      <a:avLst/>
                    </a:prstGeom>
                    <a:noFill/>
                    <a:ln>
                      <a:noFill/>
                    </a:ln>
                  </pic:spPr>
                </pic:pic>
              </a:graphicData>
            </a:graphic>
          </wp:inline>
        </w:drawing>
      </w:r>
    </w:p>
    <w:p w14:paraId="5A0FF208" w14:textId="292C1046" w:rsidR="001B08C3" w:rsidRPr="001B08C3" w:rsidRDefault="001B08C3" w:rsidP="006728C1">
      <w:pPr>
        <w:pStyle w:val="Textoindependiente"/>
        <w:spacing w:before="136" w:line="360" w:lineRule="auto"/>
        <w:ind w:right="113"/>
        <w:jc w:val="both"/>
        <w:rPr>
          <w:rFonts w:ascii="Arial" w:hAnsi="Arial" w:cs="Arial"/>
          <w:b/>
          <w:bCs/>
          <w:lang w:val="es-BO"/>
        </w:rPr>
      </w:pPr>
      <w:r>
        <w:rPr>
          <w:rFonts w:ascii="Arial" w:hAnsi="Arial" w:cs="Arial"/>
          <w:b/>
          <w:bCs/>
          <w:lang w:val="es-BO"/>
        </w:rPr>
        <w:t>Nota.</w:t>
      </w:r>
      <w:r w:rsidRPr="001B08C3">
        <w:t xml:space="preserve"> </w:t>
      </w:r>
      <w:r>
        <w:t>Se destacan en color los puntos seleccionados para el cálculo de métricas de asimetría: comisuras labiales (rojo), párpados (azul), extremos oculares (verde), cejas (amarillo) y región nasal (magenta).</w:t>
      </w:r>
    </w:p>
    <w:p w14:paraId="6BD4FC24" w14:textId="77777777" w:rsidR="00250F73" w:rsidRPr="00250F73" w:rsidRDefault="00250F73" w:rsidP="006728C1">
      <w:pPr>
        <w:pStyle w:val="Textoindependiente"/>
        <w:spacing w:before="136" w:line="360" w:lineRule="auto"/>
        <w:ind w:right="113"/>
        <w:jc w:val="both"/>
        <w:rPr>
          <w:rFonts w:ascii="Arial" w:hAnsi="Arial" w:cs="Arial"/>
          <w:lang w:val="es-BO"/>
        </w:rPr>
      </w:pPr>
      <w:r w:rsidRPr="00250F73">
        <w:rPr>
          <w:rFonts w:ascii="Arial" w:hAnsi="Arial" w:cs="Arial"/>
          <w:lang w:val="es-BO"/>
        </w:rPr>
        <w:t xml:space="preserve">Sobre estos </w:t>
      </w:r>
      <w:proofErr w:type="spellStart"/>
      <w:r w:rsidRPr="00250F73">
        <w:rPr>
          <w:rFonts w:ascii="Arial" w:hAnsi="Arial" w:cs="Arial"/>
          <w:lang w:val="es-BO"/>
        </w:rPr>
        <w:t>landmarks</w:t>
      </w:r>
      <w:proofErr w:type="spellEnd"/>
      <w:r w:rsidRPr="00250F73">
        <w:rPr>
          <w:rFonts w:ascii="Arial" w:hAnsi="Arial" w:cs="Arial"/>
          <w:lang w:val="es-BO"/>
        </w:rPr>
        <w:t xml:space="preserve"> se aplicó una segunda corrección de rotación en el espacio de coordenadas normalizadas mediante multiplicación por la matriz de rotación bidimensional inversa al ángulo de inclinación residual, tomando como centro el punto medio entre los ojos. Esta corrección garantiza que las métricas de asimetría calculadas sean independientes de la inclinación de la cabeza en la imagen.</w:t>
      </w:r>
    </w:p>
    <w:p w14:paraId="1532E9B3" w14:textId="77777777" w:rsidR="00250F73" w:rsidRPr="00250F73" w:rsidRDefault="00250F73" w:rsidP="006728C1">
      <w:pPr>
        <w:pStyle w:val="Textoindependiente"/>
        <w:spacing w:before="136" w:line="360" w:lineRule="auto"/>
        <w:ind w:right="113"/>
        <w:jc w:val="both"/>
        <w:rPr>
          <w:rFonts w:ascii="Arial" w:hAnsi="Arial" w:cs="Arial"/>
          <w:lang w:val="es-BO"/>
        </w:rPr>
      </w:pPr>
      <w:r w:rsidRPr="00250F73">
        <w:rPr>
          <w:rFonts w:ascii="Arial" w:hAnsi="Arial" w:cs="Arial"/>
          <w:lang w:val="es-BO"/>
        </w:rPr>
        <w:t xml:space="preserve">A partir de los </w:t>
      </w:r>
      <w:proofErr w:type="spellStart"/>
      <w:r w:rsidRPr="00250F73">
        <w:rPr>
          <w:rFonts w:ascii="Arial" w:hAnsi="Arial" w:cs="Arial"/>
          <w:lang w:val="es-BO"/>
        </w:rPr>
        <w:t>landmarks</w:t>
      </w:r>
      <w:proofErr w:type="spellEnd"/>
      <w:r w:rsidRPr="00250F73">
        <w:rPr>
          <w:rFonts w:ascii="Arial" w:hAnsi="Arial" w:cs="Arial"/>
          <w:lang w:val="es-BO"/>
        </w:rPr>
        <w:t xml:space="preserve"> corregidos se calcularon ocho métricas de asimetría normalizadas. La normalización de todas las métricas se realizó dividiendo por la </w:t>
      </w:r>
      <w:r w:rsidRPr="00250F73">
        <w:rPr>
          <w:rFonts w:ascii="Arial" w:hAnsi="Arial" w:cs="Arial"/>
          <w:lang w:val="es-BO"/>
        </w:rPr>
        <w:lastRenderedPageBreak/>
        <w:t xml:space="preserve">distancia </w:t>
      </w:r>
      <w:proofErr w:type="spellStart"/>
      <w:r w:rsidRPr="00250F73">
        <w:rPr>
          <w:rFonts w:ascii="Arial" w:hAnsi="Arial" w:cs="Arial"/>
          <w:lang w:val="es-BO"/>
        </w:rPr>
        <w:t>interocular</w:t>
      </w:r>
      <w:proofErr w:type="spellEnd"/>
      <w:r w:rsidRPr="00250F73">
        <w:rPr>
          <w:rFonts w:ascii="Arial" w:hAnsi="Arial" w:cs="Arial"/>
          <w:lang w:val="es-BO"/>
        </w:rPr>
        <w:t xml:space="preserve"> euclidiana, calculada como la norma del vector entre los extremos externos de ambos ojos, lo que hace las métricas invariantes a la distancia de la cámara y al tamaño del rostro. Las ocho métricas calculadas fueron las siguientes: asimetría labial como la diferencia absoluta de coordenadas verticales entre ambas comisuras, diferencia de apertura ocular como la diferencia absoluta entre las aperturas verticales de ambos ojos, ratio de apertura ocular como el complemento al valor unitario del cociente entre ambas aperturas, asimetría de cejas como la diferencia absoluta entre los promedios de coordenada vertical de los tres puntos de cada ceja, desviación nasal como la distancia horizontal entre la punta de la nariz y el eje central definido por el punto medio entre los ojos, asimetría de alas nasales como la diferencia absoluta de coordenadas verticales entre ambas alas, y apertura ocular izquierda y derecha normalizadas de forma independiente.</w:t>
      </w:r>
    </w:p>
    <w:p w14:paraId="6B68C27C" w14:textId="77777777" w:rsidR="00250F73" w:rsidRPr="00250F73" w:rsidRDefault="00250F73" w:rsidP="006728C1">
      <w:pPr>
        <w:pStyle w:val="Textoindependiente"/>
        <w:spacing w:before="136" w:line="360" w:lineRule="auto"/>
        <w:ind w:right="113"/>
        <w:jc w:val="both"/>
        <w:rPr>
          <w:rFonts w:ascii="Arial" w:hAnsi="Arial" w:cs="Arial"/>
          <w:lang w:val="es-BO"/>
        </w:rPr>
      </w:pPr>
      <w:r w:rsidRPr="00250F73">
        <w:rPr>
          <w:rFonts w:ascii="Arial" w:hAnsi="Arial" w:cs="Arial"/>
          <w:lang w:val="es-BO"/>
        </w:rPr>
        <w:t xml:space="preserve">Las imágenes para las que </w:t>
      </w:r>
      <w:proofErr w:type="spellStart"/>
      <w:r w:rsidRPr="00250F73">
        <w:rPr>
          <w:rFonts w:ascii="Arial" w:hAnsi="Arial" w:cs="Arial"/>
          <w:lang w:val="es-BO"/>
        </w:rPr>
        <w:t>MediaPipe</w:t>
      </w:r>
      <w:proofErr w:type="spellEnd"/>
      <w:r w:rsidRPr="00250F73">
        <w:rPr>
          <w:rFonts w:ascii="Arial" w:hAnsi="Arial" w:cs="Arial"/>
          <w:lang w:val="es-BO"/>
        </w:rPr>
        <w:t xml:space="preserve"> no detectó ningún rostro, o cuya distancia </w:t>
      </w:r>
      <w:proofErr w:type="spellStart"/>
      <w:r w:rsidRPr="00250F73">
        <w:rPr>
          <w:rFonts w:ascii="Arial" w:hAnsi="Arial" w:cs="Arial"/>
          <w:lang w:val="es-BO"/>
        </w:rPr>
        <w:t>interocular</w:t>
      </w:r>
      <w:proofErr w:type="spellEnd"/>
      <w:r w:rsidRPr="00250F73">
        <w:rPr>
          <w:rFonts w:ascii="Arial" w:hAnsi="Arial" w:cs="Arial"/>
          <w:lang w:val="es-BO"/>
        </w:rPr>
        <w:t xml:space="preserve"> resultó menor a 1×10</w:t>
      </w:r>
      <w:r w:rsidRPr="00250F73">
        <w:rPr>
          <w:rFonts w:ascii="Cambria Math" w:hAnsi="Cambria Math" w:cs="Cambria Math"/>
          <w:lang w:val="es-BO"/>
        </w:rPr>
        <w:t>⁻</w:t>
      </w:r>
      <w:r w:rsidRPr="00250F73">
        <w:rPr>
          <w:rFonts w:ascii="Arial" w:hAnsi="Arial" w:cs="Arial"/>
          <w:lang w:val="es-BO"/>
        </w:rPr>
        <w:t>⁶, fueron descartadas del conjunto. El resultado de este proceso fue un archivo CSV con 2,817 filas, donde cada fila corresponde a una imagen y contiene las ocho métricas calculadas, el identificador del paciente y la etiqueta de clase.</w:t>
      </w:r>
    </w:p>
    <w:p w14:paraId="0F72C413" w14:textId="77777777" w:rsidR="00250F73" w:rsidRPr="00250F73" w:rsidRDefault="00250F73" w:rsidP="006728C1">
      <w:pPr>
        <w:pStyle w:val="Textoindependiente"/>
        <w:spacing w:before="136" w:line="360" w:lineRule="auto"/>
        <w:ind w:right="113"/>
        <w:jc w:val="both"/>
        <w:rPr>
          <w:rFonts w:ascii="Arial" w:hAnsi="Arial" w:cs="Arial"/>
          <w:lang w:val="es-BO"/>
        </w:rPr>
      </w:pPr>
      <w:r w:rsidRPr="00250F73">
        <w:rPr>
          <w:rFonts w:ascii="Arial" w:hAnsi="Arial" w:cs="Arial"/>
          <w:lang w:val="es-BO"/>
        </w:rPr>
        <w:t xml:space="preserve">Antes del entrenamiento se eliminaron 120 filas con valores de ratio de apertura ocular superiores a 1.5, correspondientes a detecciones erróneas de </w:t>
      </w:r>
      <w:proofErr w:type="spellStart"/>
      <w:r w:rsidRPr="00250F73">
        <w:rPr>
          <w:rFonts w:ascii="Arial" w:hAnsi="Arial" w:cs="Arial"/>
          <w:lang w:val="es-BO"/>
        </w:rPr>
        <w:t>MediaPipe</w:t>
      </w:r>
      <w:proofErr w:type="spellEnd"/>
      <w:r w:rsidRPr="00250F73">
        <w:rPr>
          <w:rFonts w:ascii="Arial" w:hAnsi="Arial" w:cs="Arial"/>
          <w:lang w:val="es-BO"/>
        </w:rPr>
        <w:t xml:space="preserve"> en las que un párpado no fue correctamente identificado.</w:t>
      </w:r>
    </w:p>
    <w:p w14:paraId="54F1CB13" w14:textId="77777777" w:rsidR="00250F73" w:rsidRPr="00250F73" w:rsidRDefault="00250F73" w:rsidP="006728C1">
      <w:pPr>
        <w:pStyle w:val="Textoindependiente"/>
        <w:spacing w:before="136" w:line="360" w:lineRule="auto"/>
        <w:ind w:right="113"/>
        <w:jc w:val="both"/>
        <w:rPr>
          <w:rFonts w:ascii="Arial" w:hAnsi="Arial" w:cs="Arial"/>
          <w:b/>
          <w:bCs/>
          <w:lang w:val="es-BO"/>
        </w:rPr>
      </w:pPr>
      <w:r w:rsidRPr="00250F73">
        <w:rPr>
          <w:rFonts w:ascii="Arial" w:hAnsi="Arial" w:cs="Arial"/>
          <w:b/>
          <w:bCs/>
          <w:lang w:val="es-BO"/>
        </w:rPr>
        <w:t>Entrenamiento del modelo</w:t>
      </w:r>
    </w:p>
    <w:p w14:paraId="70649C25" w14:textId="72C262FA" w:rsidR="00250F73" w:rsidRDefault="00250F73" w:rsidP="006728C1">
      <w:pPr>
        <w:pStyle w:val="Textoindependiente"/>
        <w:spacing w:before="136" w:line="360" w:lineRule="auto"/>
        <w:ind w:right="113"/>
        <w:jc w:val="both"/>
        <w:rPr>
          <w:rFonts w:ascii="Arial" w:hAnsi="Arial" w:cs="Arial"/>
          <w:lang w:val="es-BO"/>
        </w:rPr>
      </w:pPr>
      <w:r w:rsidRPr="00250F73">
        <w:rPr>
          <w:rFonts w:ascii="Arial" w:hAnsi="Arial" w:cs="Arial"/>
          <w:lang w:val="es-BO"/>
        </w:rPr>
        <w:t xml:space="preserve">El modelo de clasificación utilizado fue una red neuronal densa de tres capas, conocida como perceptrón multicapa. La capa de entrada recibe el vector de ocho métricas de asimetría. La primera capa oculta contiene 16 neuronas con función de activación </w:t>
      </w:r>
      <w:proofErr w:type="spellStart"/>
      <w:r w:rsidRPr="00250F73">
        <w:rPr>
          <w:rFonts w:ascii="Arial" w:hAnsi="Arial" w:cs="Arial"/>
          <w:lang w:val="es-BO"/>
        </w:rPr>
        <w:t>ReLU</w:t>
      </w:r>
      <w:proofErr w:type="spellEnd"/>
      <w:r w:rsidRPr="00250F73">
        <w:rPr>
          <w:rFonts w:ascii="Arial" w:hAnsi="Arial" w:cs="Arial"/>
          <w:lang w:val="es-BO"/>
        </w:rPr>
        <w:t>, normalización por lotes y regularización L2 con factor 1×10</w:t>
      </w:r>
      <w:r w:rsidRPr="00250F73">
        <w:rPr>
          <w:rFonts w:ascii="Cambria Math" w:hAnsi="Cambria Math" w:cs="Cambria Math"/>
          <w:lang w:val="es-BO"/>
        </w:rPr>
        <w:t>⁻</w:t>
      </w:r>
      <w:r w:rsidRPr="00250F73">
        <w:rPr>
          <w:rFonts w:ascii="Arial" w:hAnsi="Arial" w:cs="Arial"/>
          <w:lang w:val="es-BO"/>
        </w:rPr>
        <w:t>⁴, seguida de una capa de abandono con tasa de 0.3. La segunda capa oculta contiene 8 neuronas con la misma configuración. La capa de salida contiene una única neurona con función de activación sigmoide que produce la probabilidad de pertenencia a la clase ACV.</w:t>
      </w:r>
    </w:p>
    <w:p w14:paraId="265C009D" w14:textId="77777777" w:rsidR="00FE4C7F" w:rsidRPr="00250F73" w:rsidRDefault="00FE4C7F" w:rsidP="006728C1">
      <w:pPr>
        <w:pStyle w:val="Textoindependiente"/>
        <w:spacing w:before="136" w:line="360" w:lineRule="auto"/>
        <w:ind w:right="113"/>
        <w:jc w:val="both"/>
        <w:rPr>
          <w:rFonts w:ascii="Arial" w:hAnsi="Arial" w:cs="Arial"/>
          <w:lang w:val="es-BO"/>
        </w:rPr>
      </w:pPr>
    </w:p>
    <w:p w14:paraId="1C4C9FA7" w14:textId="77777777" w:rsidR="00250F73" w:rsidRPr="00250F73" w:rsidRDefault="00250F73" w:rsidP="006728C1">
      <w:pPr>
        <w:pStyle w:val="Textoindependiente"/>
        <w:spacing w:before="136" w:line="360" w:lineRule="auto"/>
        <w:ind w:right="113"/>
        <w:jc w:val="both"/>
        <w:rPr>
          <w:rFonts w:ascii="Arial" w:hAnsi="Arial" w:cs="Arial"/>
          <w:lang w:val="es-BO"/>
        </w:rPr>
      </w:pPr>
      <w:r w:rsidRPr="00250F73">
        <w:rPr>
          <w:rFonts w:ascii="Arial" w:hAnsi="Arial" w:cs="Arial"/>
          <w:lang w:val="es-BO"/>
        </w:rPr>
        <w:lastRenderedPageBreak/>
        <w:t xml:space="preserve">Previo al entrenamiento, las ocho métricas fueron estandarizadas mediante </w:t>
      </w:r>
      <w:proofErr w:type="spellStart"/>
      <w:r w:rsidRPr="00250F73">
        <w:rPr>
          <w:rFonts w:ascii="Arial" w:hAnsi="Arial" w:cs="Arial"/>
          <w:lang w:val="es-BO"/>
        </w:rPr>
        <w:t>StandardScaler</w:t>
      </w:r>
      <w:proofErr w:type="spellEnd"/>
      <w:r w:rsidRPr="00250F73">
        <w:rPr>
          <w:rFonts w:ascii="Arial" w:hAnsi="Arial" w:cs="Arial"/>
          <w:lang w:val="es-BO"/>
        </w:rPr>
        <w:t>, que transforma cada característica para que tenga media cero y desviación estándar unitaria. El ajuste del escalador se realizó exclusivamente sobre el conjunto de entrenamiento para evitar fuga de información hacia el conjunto de prueba.</w:t>
      </w:r>
    </w:p>
    <w:p w14:paraId="7E7B48C1" w14:textId="77777777" w:rsidR="00250F73" w:rsidRPr="00250F73" w:rsidRDefault="00250F73" w:rsidP="006728C1">
      <w:pPr>
        <w:pStyle w:val="Textoindependiente"/>
        <w:spacing w:before="136" w:line="360" w:lineRule="auto"/>
        <w:ind w:right="113"/>
        <w:jc w:val="both"/>
        <w:rPr>
          <w:rFonts w:ascii="Arial" w:hAnsi="Arial" w:cs="Arial"/>
          <w:lang w:val="es-BO"/>
        </w:rPr>
      </w:pPr>
      <w:r w:rsidRPr="00250F73">
        <w:rPr>
          <w:rFonts w:ascii="Arial" w:hAnsi="Arial" w:cs="Arial"/>
          <w:lang w:val="es-BO"/>
        </w:rPr>
        <w:t>El conjunto de entrenamiento fue dividido internamente en un 80% para entrenamiento efectivo y un 20% para validación, utilizando división estratificada para garantizar la proporción de clases en ambos subconjuntos. El modelo se compiló con el optimizador Adam con tasa de aprendizaje inicial de 1×10</w:t>
      </w:r>
      <w:r w:rsidRPr="00250F73">
        <w:rPr>
          <w:rFonts w:ascii="Cambria Math" w:hAnsi="Cambria Math" w:cs="Cambria Math"/>
          <w:lang w:val="es-BO"/>
        </w:rPr>
        <w:t>⁻</w:t>
      </w:r>
      <w:r w:rsidRPr="00250F73">
        <w:rPr>
          <w:rFonts w:ascii="Arial" w:hAnsi="Arial" w:cs="Arial"/>
          <w:lang w:val="es-BO"/>
        </w:rPr>
        <w:t xml:space="preserve">³ y función de pérdida de entropía cruzada binaria. Las métricas de evaluación utilizadas durante el entrenamiento fueron exactitud, área bajo la curva ROC, precisión y </w:t>
      </w:r>
      <w:proofErr w:type="spellStart"/>
      <w:r w:rsidRPr="00250F73">
        <w:rPr>
          <w:rFonts w:ascii="Arial" w:hAnsi="Arial" w:cs="Arial"/>
          <w:lang w:val="es-BO"/>
        </w:rPr>
        <w:t>recall</w:t>
      </w:r>
      <w:proofErr w:type="spellEnd"/>
      <w:r w:rsidRPr="00250F73">
        <w:rPr>
          <w:rFonts w:ascii="Arial" w:hAnsi="Arial" w:cs="Arial"/>
          <w:lang w:val="es-BO"/>
        </w:rPr>
        <w:t>.</w:t>
      </w:r>
    </w:p>
    <w:p w14:paraId="3B07B35A" w14:textId="77777777" w:rsidR="00250F73" w:rsidRPr="00250F73" w:rsidRDefault="00250F73" w:rsidP="006728C1">
      <w:pPr>
        <w:pStyle w:val="Textoindependiente"/>
        <w:spacing w:before="136" w:line="360" w:lineRule="auto"/>
        <w:ind w:right="113"/>
        <w:jc w:val="both"/>
        <w:rPr>
          <w:rFonts w:ascii="Arial" w:hAnsi="Arial" w:cs="Arial"/>
          <w:lang w:val="es-BO"/>
        </w:rPr>
      </w:pPr>
      <w:r w:rsidRPr="00250F73">
        <w:rPr>
          <w:rFonts w:ascii="Arial" w:hAnsi="Arial" w:cs="Arial"/>
          <w:lang w:val="es-BO"/>
        </w:rPr>
        <w:t xml:space="preserve">Para compensar el desbalance entre clases se aplicaron pesos de clase calculados automáticamente en función de la distribución del conjunto de entrenamiento. El entrenamiento se ejecutó con un máximo de 200 épocas y tamaño de lote de 16 muestras, con tres </w:t>
      </w:r>
      <w:proofErr w:type="spellStart"/>
      <w:r w:rsidRPr="00250F73">
        <w:rPr>
          <w:rFonts w:ascii="Arial" w:hAnsi="Arial" w:cs="Arial"/>
          <w:lang w:val="es-BO"/>
        </w:rPr>
        <w:t>callbacks</w:t>
      </w:r>
      <w:proofErr w:type="spellEnd"/>
      <w:r w:rsidRPr="00250F73">
        <w:rPr>
          <w:rFonts w:ascii="Arial" w:hAnsi="Arial" w:cs="Arial"/>
          <w:lang w:val="es-BO"/>
        </w:rPr>
        <w:t xml:space="preserve"> activos: parada anticipada monitoreando el área bajo la curva de validación con paciencia de 20 épocas y restauración de los mejores pesos, reducción de tasa de aprendizaje con factor 0.5 y paciencia de 10 épocas, y guardado del mejor modelo según el área bajo la curva de validación.</w:t>
      </w:r>
    </w:p>
    <w:p w14:paraId="707B5005" w14:textId="77777777" w:rsidR="00250F73" w:rsidRPr="00250F73" w:rsidRDefault="00250F73" w:rsidP="006728C1">
      <w:pPr>
        <w:pStyle w:val="Textoindependiente"/>
        <w:spacing w:before="136" w:line="360" w:lineRule="auto"/>
        <w:ind w:right="113"/>
        <w:jc w:val="both"/>
        <w:rPr>
          <w:rFonts w:ascii="Arial" w:hAnsi="Arial" w:cs="Arial"/>
          <w:b/>
          <w:bCs/>
          <w:lang w:val="es-BO"/>
        </w:rPr>
      </w:pPr>
      <w:r w:rsidRPr="00250F73">
        <w:rPr>
          <w:rFonts w:ascii="Arial" w:hAnsi="Arial" w:cs="Arial"/>
          <w:b/>
          <w:bCs/>
          <w:lang w:val="es-BO"/>
        </w:rPr>
        <w:t>Tabla de decisión clínica</w:t>
      </w:r>
    </w:p>
    <w:p w14:paraId="003831FD" w14:textId="77777777" w:rsidR="00250F73" w:rsidRPr="00250F73" w:rsidRDefault="00250F73" w:rsidP="006728C1">
      <w:pPr>
        <w:pStyle w:val="Textoindependiente"/>
        <w:spacing w:before="136" w:line="360" w:lineRule="auto"/>
        <w:ind w:right="113"/>
        <w:jc w:val="both"/>
        <w:rPr>
          <w:rFonts w:ascii="Arial" w:hAnsi="Arial" w:cs="Arial"/>
          <w:lang w:val="es-BO"/>
        </w:rPr>
      </w:pPr>
      <w:r w:rsidRPr="00250F73">
        <w:rPr>
          <w:rFonts w:ascii="Arial" w:hAnsi="Arial" w:cs="Arial"/>
          <w:lang w:val="es-BO"/>
        </w:rPr>
        <w:t xml:space="preserve">El resultado del modelo de clasificación facial se complementa con tres síntomas neurológicos </w:t>
      </w:r>
      <w:proofErr w:type="spellStart"/>
      <w:r w:rsidRPr="00250F73">
        <w:rPr>
          <w:rFonts w:ascii="Arial" w:hAnsi="Arial" w:cs="Arial"/>
          <w:lang w:val="es-BO"/>
        </w:rPr>
        <w:t>autoreportados</w:t>
      </w:r>
      <w:proofErr w:type="spellEnd"/>
      <w:r w:rsidRPr="00250F73">
        <w:rPr>
          <w:rFonts w:ascii="Arial" w:hAnsi="Arial" w:cs="Arial"/>
          <w:lang w:val="es-BO"/>
        </w:rPr>
        <w:t xml:space="preserve"> por el usuario: dolor de cabeza intenso y repentino, visión borrosa o pérdida de visión repentina, y confusión o dificultad para hablar. Cada síntoma es registrado como una variable binaria mediante una interfaz de preguntas secuenciales.</w:t>
      </w:r>
    </w:p>
    <w:p w14:paraId="38A7B7AA" w14:textId="77777777" w:rsidR="00250F73" w:rsidRPr="00250F73" w:rsidRDefault="00250F73" w:rsidP="006728C1">
      <w:pPr>
        <w:pStyle w:val="Textoindependiente"/>
        <w:spacing w:before="136" w:line="360" w:lineRule="auto"/>
        <w:ind w:right="113"/>
        <w:jc w:val="both"/>
        <w:rPr>
          <w:rFonts w:ascii="Arial" w:hAnsi="Arial" w:cs="Arial"/>
          <w:lang w:val="es-BO"/>
        </w:rPr>
      </w:pPr>
      <w:r w:rsidRPr="00250F73">
        <w:rPr>
          <w:rFonts w:ascii="Arial" w:hAnsi="Arial" w:cs="Arial"/>
          <w:lang w:val="es-BO"/>
        </w:rPr>
        <w:t xml:space="preserve">La combinación del resultado facial con los síntomas </w:t>
      </w:r>
      <w:proofErr w:type="spellStart"/>
      <w:r w:rsidRPr="00250F73">
        <w:rPr>
          <w:rFonts w:ascii="Arial" w:hAnsi="Arial" w:cs="Arial"/>
          <w:lang w:val="es-BO"/>
        </w:rPr>
        <w:t>autoreportados</w:t>
      </w:r>
      <w:proofErr w:type="spellEnd"/>
      <w:r w:rsidRPr="00250F73">
        <w:rPr>
          <w:rFonts w:ascii="Arial" w:hAnsi="Arial" w:cs="Arial"/>
          <w:lang w:val="es-BO"/>
        </w:rPr>
        <w:t xml:space="preserve"> se realiza mediante una tabla de decisión con cinco reglas de prioridad excluyente. Si el modelo detecta asimetría facial y el usuario reporta al menos un síntoma, el nivel de riesgo es ALTO. Si el modelo detecta asimetría sin síntomas reportados, el nivel es MODERADO. Si no se detecta </w:t>
      </w:r>
      <w:proofErr w:type="gramStart"/>
      <w:r w:rsidRPr="00250F73">
        <w:rPr>
          <w:rFonts w:ascii="Arial" w:hAnsi="Arial" w:cs="Arial"/>
          <w:lang w:val="es-BO"/>
        </w:rPr>
        <w:t>asimetría</w:t>
      </w:r>
      <w:proofErr w:type="gramEnd"/>
      <w:r w:rsidRPr="00250F73">
        <w:rPr>
          <w:rFonts w:ascii="Arial" w:hAnsi="Arial" w:cs="Arial"/>
          <w:lang w:val="es-BO"/>
        </w:rPr>
        <w:t xml:space="preserve"> pero el usuario reporta dos o más síntomas, el nivel es MODERADO. Si no se detecta asimetría y se reporta un único síntoma, el nivel es </w:t>
      </w:r>
      <w:r w:rsidRPr="00250F73">
        <w:rPr>
          <w:rFonts w:ascii="Arial" w:hAnsi="Arial" w:cs="Arial"/>
          <w:lang w:val="es-BO"/>
        </w:rPr>
        <w:lastRenderedPageBreak/>
        <w:t>BAJO. Si no se detecta asimetría ni se reportan síntomas, el nivel es BAJO.</w:t>
      </w:r>
    </w:p>
    <w:p w14:paraId="7BE6BEDF" w14:textId="77777777" w:rsidR="00250F73" w:rsidRPr="00250F73" w:rsidRDefault="00250F73" w:rsidP="006728C1">
      <w:pPr>
        <w:pStyle w:val="Textoindependiente"/>
        <w:spacing w:before="136" w:line="360" w:lineRule="auto"/>
        <w:ind w:right="113"/>
        <w:jc w:val="both"/>
        <w:rPr>
          <w:rFonts w:ascii="Arial" w:hAnsi="Arial" w:cs="Arial"/>
          <w:b/>
          <w:bCs/>
          <w:lang w:val="es-BO"/>
        </w:rPr>
      </w:pPr>
      <w:r w:rsidRPr="00250F73">
        <w:rPr>
          <w:rFonts w:ascii="Arial" w:hAnsi="Arial" w:cs="Arial"/>
          <w:b/>
          <w:bCs/>
          <w:lang w:val="es-BO"/>
        </w:rPr>
        <w:t>Implementación del sistema</w:t>
      </w:r>
    </w:p>
    <w:p w14:paraId="4461B000" w14:textId="77777777" w:rsidR="00250F73" w:rsidRPr="00250F73" w:rsidRDefault="00250F73" w:rsidP="006728C1">
      <w:pPr>
        <w:pStyle w:val="Textoindependiente"/>
        <w:spacing w:before="136" w:line="360" w:lineRule="auto"/>
        <w:ind w:right="113"/>
        <w:jc w:val="both"/>
        <w:rPr>
          <w:rFonts w:ascii="Arial" w:hAnsi="Arial" w:cs="Arial"/>
          <w:lang w:val="es-BO"/>
        </w:rPr>
      </w:pPr>
      <w:r w:rsidRPr="00250F73">
        <w:rPr>
          <w:rFonts w:ascii="Arial" w:hAnsi="Arial" w:cs="Arial"/>
          <w:lang w:val="es-BO"/>
        </w:rPr>
        <w:t xml:space="preserve">El sistema fue implementado como una aplicación web de dos capas. La capa de </w:t>
      </w:r>
      <w:proofErr w:type="spellStart"/>
      <w:r w:rsidRPr="00250F73">
        <w:rPr>
          <w:rFonts w:ascii="Arial" w:hAnsi="Arial" w:cs="Arial"/>
          <w:lang w:val="es-BO"/>
        </w:rPr>
        <w:t>backend</w:t>
      </w:r>
      <w:proofErr w:type="spellEnd"/>
      <w:r w:rsidRPr="00250F73">
        <w:rPr>
          <w:rFonts w:ascii="Arial" w:hAnsi="Arial" w:cs="Arial"/>
          <w:lang w:val="es-BO"/>
        </w:rPr>
        <w:t xml:space="preserve"> consiste en una API REST desarrollada con </w:t>
      </w:r>
      <w:proofErr w:type="spellStart"/>
      <w:r w:rsidRPr="00250F73">
        <w:rPr>
          <w:rFonts w:ascii="Arial" w:hAnsi="Arial" w:cs="Arial"/>
          <w:lang w:val="es-BO"/>
        </w:rPr>
        <w:t>FastAPI</w:t>
      </w:r>
      <w:proofErr w:type="spellEnd"/>
      <w:r w:rsidRPr="00250F73">
        <w:rPr>
          <w:rFonts w:ascii="Arial" w:hAnsi="Arial" w:cs="Arial"/>
          <w:lang w:val="es-BO"/>
        </w:rPr>
        <w:t xml:space="preserve"> en Python, que expone un único </w:t>
      </w:r>
      <w:proofErr w:type="spellStart"/>
      <w:r w:rsidRPr="00250F73">
        <w:rPr>
          <w:rFonts w:ascii="Arial" w:hAnsi="Arial" w:cs="Arial"/>
          <w:lang w:val="es-BO"/>
        </w:rPr>
        <w:t>endpoint</w:t>
      </w:r>
      <w:proofErr w:type="spellEnd"/>
      <w:r w:rsidRPr="00250F73">
        <w:rPr>
          <w:rFonts w:ascii="Arial" w:hAnsi="Arial" w:cs="Arial"/>
          <w:lang w:val="es-BO"/>
        </w:rPr>
        <w:t xml:space="preserve"> de análisis. Este </w:t>
      </w:r>
      <w:proofErr w:type="spellStart"/>
      <w:r w:rsidRPr="00250F73">
        <w:rPr>
          <w:rFonts w:ascii="Arial" w:hAnsi="Arial" w:cs="Arial"/>
          <w:lang w:val="es-BO"/>
        </w:rPr>
        <w:t>endpoint</w:t>
      </w:r>
      <w:proofErr w:type="spellEnd"/>
      <w:r w:rsidRPr="00250F73">
        <w:rPr>
          <w:rFonts w:ascii="Arial" w:hAnsi="Arial" w:cs="Arial"/>
          <w:lang w:val="es-BO"/>
        </w:rPr>
        <w:t xml:space="preserve"> recibe la imagen del rostro como archivo </w:t>
      </w:r>
      <w:proofErr w:type="spellStart"/>
      <w:r w:rsidRPr="00250F73">
        <w:rPr>
          <w:rFonts w:ascii="Arial" w:hAnsi="Arial" w:cs="Arial"/>
          <w:lang w:val="es-BO"/>
        </w:rPr>
        <w:t>multipart</w:t>
      </w:r>
      <w:proofErr w:type="spellEnd"/>
      <w:r w:rsidRPr="00250F73">
        <w:rPr>
          <w:rFonts w:ascii="Arial" w:hAnsi="Arial" w:cs="Arial"/>
          <w:lang w:val="es-BO"/>
        </w:rPr>
        <w:t xml:space="preserve"> y los tres síntomas como parámetros de consulta booleanos, ejecuta el pipeline completo de extracción de características y clasificación, aplica la tabla de decisión clínica y retorna un objeto JSON con el resultado facial, las ocho métricas calculadas, los síntomas registrados, el nivel de riesgo y el mensaje de acción recomendada.</w:t>
      </w:r>
    </w:p>
    <w:p w14:paraId="2045E0DF" w14:textId="75104187" w:rsidR="00737FB0" w:rsidRPr="00397411" w:rsidRDefault="00250F73" w:rsidP="006728C1">
      <w:pPr>
        <w:pStyle w:val="Textoindependiente"/>
        <w:spacing w:before="136" w:line="360" w:lineRule="auto"/>
        <w:ind w:right="113"/>
        <w:jc w:val="both"/>
        <w:rPr>
          <w:rFonts w:ascii="Arial" w:hAnsi="Arial" w:cs="Arial"/>
          <w:lang w:val="es-BO"/>
        </w:rPr>
      </w:pPr>
      <w:r w:rsidRPr="00250F73">
        <w:rPr>
          <w:rFonts w:ascii="Arial" w:hAnsi="Arial" w:cs="Arial"/>
          <w:lang w:val="es-BO"/>
        </w:rPr>
        <w:t xml:space="preserve">La capa de </w:t>
      </w:r>
      <w:proofErr w:type="spellStart"/>
      <w:r w:rsidRPr="00250F73">
        <w:rPr>
          <w:rFonts w:ascii="Arial" w:hAnsi="Arial" w:cs="Arial"/>
          <w:lang w:val="es-BO"/>
        </w:rPr>
        <w:t>frontend</w:t>
      </w:r>
      <w:proofErr w:type="spellEnd"/>
      <w:r w:rsidRPr="00250F73">
        <w:rPr>
          <w:rFonts w:ascii="Arial" w:hAnsi="Arial" w:cs="Arial"/>
          <w:lang w:val="es-BO"/>
        </w:rPr>
        <w:t xml:space="preserve"> fue desarrollada con </w:t>
      </w:r>
      <w:proofErr w:type="spellStart"/>
      <w:r w:rsidRPr="00250F73">
        <w:rPr>
          <w:rFonts w:ascii="Arial" w:hAnsi="Arial" w:cs="Arial"/>
          <w:lang w:val="es-BO"/>
        </w:rPr>
        <w:t>React</w:t>
      </w:r>
      <w:proofErr w:type="spellEnd"/>
      <w:r w:rsidRPr="00250F73">
        <w:rPr>
          <w:rFonts w:ascii="Arial" w:hAnsi="Arial" w:cs="Arial"/>
          <w:lang w:val="es-BO"/>
        </w:rPr>
        <w:t xml:space="preserve"> y </w:t>
      </w:r>
      <w:proofErr w:type="spellStart"/>
      <w:r w:rsidRPr="00250F73">
        <w:rPr>
          <w:rFonts w:ascii="Arial" w:hAnsi="Arial" w:cs="Arial"/>
          <w:lang w:val="es-BO"/>
        </w:rPr>
        <w:t>TypeScript</w:t>
      </w:r>
      <w:proofErr w:type="spellEnd"/>
      <w:r w:rsidRPr="00250F73">
        <w:rPr>
          <w:rFonts w:ascii="Arial" w:hAnsi="Arial" w:cs="Arial"/>
          <w:lang w:val="es-BO"/>
        </w:rPr>
        <w:t>. La interfaz presenta al usuario un flujo secuencial de tres etapas: primero las tres preguntas de síntomas presentadas de forma individual con transiciones animadas, luego la carga de la fotografía del rostro mediante arrastrar y soltar o selección de archivo, y finalmente el resultado del análisis con el nivel de riesgo, la evidencia detectada por componente y las métricas faciales detalladas disponibles en una sección colapsable.</w:t>
      </w:r>
    </w:p>
    <w:p w14:paraId="33D085E8" w14:textId="7D905957" w:rsidR="00737FB0" w:rsidRDefault="00737FB0" w:rsidP="006728C1">
      <w:pPr>
        <w:pStyle w:val="Ttulo1"/>
        <w:spacing w:line="360" w:lineRule="auto"/>
        <w:jc w:val="both"/>
        <w:rPr>
          <w:lang w:val="es-BO"/>
        </w:rPr>
      </w:pPr>
      <w:bookmarkStart w:id="8" w:name="Resultados_y_discusión_(3_páginas_mínimo"/>
      <w:bookmarkEnd w:id="8"/>
      <w:r w:rsidRPr="00280047">
        <w:rPr>
          <w:lang w:val="es-BO"/>
        </w:rPr>
        <w:t xml:space="preserve">Resultados y discusión </w:t>
      </w:r>
    </w:p>
    <w:p w14:paraId="25C04B1B" w14:textId="5D0DFEE2" w:rsidR="00FA7395" w:rsidRPr="00FA7395" w:rsidRDefault="00FA7395" w:rsidP="006728C1">
      <w:pPr>
        <w:spacing w:line="360" w:lineRule="auto"/>
        <w:jc w:val="both"/>
        <w:rPr>
          <w:b/>
          <w:bCs/>
          <w:lang w:val="es-BO"/>
        </w:rPr>
      </w:pPr>
    </w:p>
    <w:p w14:paraId="4F49DC2D" w14:textId="77777777" w:rsidR="00FA7395" w:rsidRPr="00FA7395" w:rsidRDefault="00FA7395" w:rsidP="006728C1">
      <w:pPr>
        <w:spacing w:line="360" w:lineRule="auto"/>
        <w:jc w:val="both"/>
        <w:rPr>
          <w:b/>
          <w:bCs/>
          <w:sz w:val="24"/>
          <w:szCs w:val="24"/>
          <w:lang w:val="es-BO"/>
        </w:rPr>
      </w:pPr>
      <w:r w:rsidRPr="00FA7395">
        <w:rPr>
          <w:b/>
          <w:bCs/>
          <w:sz w:val="24"/>
          <w:szCs w:val="24"/>
          <w:lang w:val="es-BO"/>
        </w:rPr>
        <w:t>Rendimiento del modelo de clasificación</w:t>
      </w:r>
    </w:p>
    <w:p w14:paraId="44B927CB" w14:textId="058E5A81" w:rsidR="00FA7395" w:rsidRPr="00FA7395" w:rsidRDefault="00FA7395" w:rsidP="006728C1">
      <w:pPr>
        <w:spacing w:line="360" w:lineRule="auto"/>
        <w:jc w:val="both"/>
        <w:rPr>
          <w:sz w:val="24"/>
          <w:szCs w:val="24"/>
          <w:lang w:val="es-BO"/>
        </w:rPr>
      </w:pPr>
      <w:r w:rsidRPr="00FA7395">
        <w:rPr>
          <w:sz w:val="24"/>
          <w:szCs w:val="24"/>
          <w:lang w:val="es-BO"/>
        </w:rPr>
        <w:t xml:space="preserve">El modelo de red neuronal densa entrenado sobre las métricas de asimetría facial alcanzó su mejor configuración en la época 69 de un máximo de 200, momento en el que el </w:t>
      </w:r>
      <w:proofErr w:type="spellStart"/>
      <w:r w:rsidRPr="00FA7395">
        <w:rPr>
          <w:sz w:val="24"/>
          <w:szCs w:val="24"/>
          <w:lang w:val="es-BO"/>
        </w:rPr>
        <w:t>callback</w:t>
      </w:r>
      <w:proofErr w:type="spellEnd"/>
      <w:r w:rsidRPr="00FA7395">
        <w:rPr>
          <w:sz w:val="24"/>
          <w:szCs w:val="24"/>
          <w:lang w:val="es-BO"/>
        </w:rPr>
        <w:t xml:space="preserve"> de parada anticipada restauró los pesos correspondientes a dicho punto. El entrenamiento se detuvo definitivamente en la época 89 sin mejora adicional en el área bajo la curva de validación.</w:t>
      </w:r>
    </w:p>
    <w:p w14:paraId="0E386AAB" w14:textId="77777777" w:rsidR="00FA7395" w:rsidRPr="00FA7395" w:rsidRDefault="00FA7395" w:rsidP="006728C1">
      <w:pPr>
        <w:spacing w:line="360" w:lineRule="auto"/>
        <w:jc w:val="both"/>
        <w:rPr>
          <w:sz w:val="24"/>
          <w:szCs w:val="24"/>
          <w:lang w:val="es-BO"/>
        </w:rPr>
      </w:pPr>
    </w:p>
    <w:p w14:paraId="0A67ECB6" w14:textId="635058E9" w:rsidR="00FA7395" w:rsidRDefault="00FA7395" w:rsidP="006728C1">
      <w:pPr>
        <w:spacing w:line="360" w:lineRule="auto"/>
        <w:jc w:val="both"/>
        <w:rPr>
          <w:sz w:val="24"/>
          <w:szCs w:val="24"/>
          <w:lang w:val="es-BO"/>
        </w:rPr>
      </w:pPr>
      <w:r w:rsidRPr="00FA7395">
        <w:rPr>
          <w:sz w:val="24"/>
          <w:szCs w:val="24"/>
          <w:lang w:val="es-BO"/>
        </w:rPr>
        <w:t xml:space="preserve">Sobre el conjunto de validación, el modelo alcanzó una exactitud del 97.46%, un área bajo la curva ROC de 0.9982, una precisión de 0.9721 y un </w:t>
      </w:r>
      <w:proofErr w:type="spellStart"/>
      <w:r w:rsidRPr="00FA7395">
        <w:rPr>
          <w:sz w:val="24"/>
          <w:szCs w:val="24"/>
          <w:lang w:val="es-BO"/>
        </w:rPr>
        <w:t>recall</w:t>
      </w:r>
      <w:proofErr w:type="spellEnd"/>
      <w:r w:rsidRPr="00FA7395">
        <w:rPr>
          <w:sz w:val="24"/>
          <w:szCs w:val="24"/>
          <w:lang w:val="es-BO"/>
        </w:rPr>
        <w:t xml:space="preserve"> de 0.9667. La pérdida de validación al final del entrenamiento fue de 0.0704. Estos valores se mantuvieron estables a lo largo de las últimas épocas sin evidencia de sobreajuste significativo, lo que indica que la combinación de regularización L2, abandono con tasa de 0.3 y parada </w:t>
      </w:r>
      <w:r w:rsidRPr="00FA7395">
        <w:rPr>
          <w:sz w:val="24"/>
          <w:szCs w:val="24"/>
          <w:lang w:val="es-BO"/>
        </w:rPr>
        <w:lastRenderedPageBreak/>
        <w:t>anticipada fue efectiva para generalizar el modelo más allá del conjunto de entrenamiento</w:t>
      </w:r>
      <w:r>
        <w:rPr>
          <w:sz w:val="24"/>
          <w:szCs w:val="24"/>
          <w:lang w:val="es-BO"/>
        </w:rPr>
        <w:t>, consultar las gráficas de la Figura 3.</w:t>
      </w:r>
    </w:p>
    <w:p w14:paraId="1C6FD357" w14:textId="0F9AAECE" w:rsidR="00FA7395" w:rsidRDefault="00FA7395" w:rsidP="006728C1">
      <w:pPr>
        <w:spacing w:line="360" w:lineRule="auto"/>
        <w:jc w:val="both"/>
        <w:rPr>
          <w:b/>
          <w:bCs/>
          <w:sz w:val="24"/>
          <w:szCs w:val="24"/>
          <w:lang w:val="es-BO"/>
        </w:rPr>
      </w:pPr>
      <w:r>
        <w:rPr>
          <w:b/>
          <w:bCs/>
          <w:sz w:val="24"/>
          <w:szCs w:val="24"/>
          <w:lang w:val="es-BO"/>
        </w:rPr>
        <w:t>Figura 3.</w:t>
      </w:r>
    </w:p>
    <w:p w14:paraId="3C30DEDE" w14:textId="112F9DD4" w:rsidR="00FA7395" w:rsidRPr="00FA7395" w:rsidRDefault="00FA7395" w:rsidP="006728C1">
      <w:pPr>
        <w:spacing w:line="360" w:lineRule="auto"/>
        <w:jc w:val="both"/>
        <w:rPr>
          <w:i/>
          <w:iCs/>
          <w:sz w:val="26"/>
          <w:szCs w:val="26"/>
          <w:lang w:val="es-BO"/>
        </w:rPr>
      </w:pPr>
      <w:r w:rsidRPr="00FA7395">
        <w:rPr>
          <w:i/>
          <w:iCs/>
          <w:sz w:val="24"/>
          <w:szCs w:val="24"/>
        </w:rPr>
        <w:t>Curvas de pérdida (izquierda) y exactitud (derecha) durante el entrenamiento del modelo MLP.</w:t>
      </w:r>
    </w:p>
    <w:p w14:paraId="0508A70B" w14:textId="77777777" w:rsidR="00FA7395" w:rsidRPr="00FA7395" w:rsidRDefault="00FA7395" w:rsidP="006728C1">
      <w:pPr>
        <w:spacing w:line="360" w:lineRule="auto"/>
        <w:jc w:val="both"/>
        <w:rPr>
          <w:b/>
          <w:bCs/>
          <w:sz w:val="26"/>
          <w:szCs w:val="26"/>
          <w:lang w:val="es-BO"/>
        </w:rPr>
      </w:pPr>
    </w:p>
    <w:p w14:paraId="2560E662" w14:textId="77F2E5F4" w:rsidR="00FA7395" w:rsidRDefault="00FA7395" w:rsidP="006728C1">
      <w:pPr>
        <w:spacing w:line="360" w:lineRule="auto"/>
        <w:jc w:val="both"/>
        <w:rPr>
          <w:b/>
          <w:bCs/>
          <w:sz w:val="24"/>
          <w:szCs w:val="24"/>
          <w:lang w:val="es-BO"/>
        </w:rPr>
      </w:pPr>
      <w:r>
        <w:rPr>
          <w:noProof/>
          <w:sz w:val="24"/>
          <w:szCs w:val="24"/>
          <w:lang w:val="es-BO"/>
        </w:rPr>
        <w:drawing>
          <wp:inline distT="0" distB="0" distL="0" distR="0" wp14:anchorId="34661413" wp14:editId="37E60D58">
            <wp:extent cx="5939790" cy="2487295"/>
            <wp:effectExtent l="0" t="0" r="381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849"/>
                    <a:stretch/>
                  </pic:blipFill>
                  <pic:spPr bwMode="auto">
                    <a:xfrm>
                      <a:off x="0" y="0"/>
                      <a:ext cx="5939790" cy="2487295"/>
                    </a:xfrm>
                    <a:prstGeom prst="rect">
                      <a:avLst/>
                    </a:prstGeom>
                    <a:noFill/>
                    <a:ln>
                      <a:noFill/>
                    </a:ln>
                    <a:extLst>
                      <a:ext uri="{53640926-AAD7-44D8-BBD7-CCE9431645EC}">
                        <a14:shadowObscured xmlns:a14="http://schemas.microsoft.com/office/drawing/2010/main"/>
                      </a:ext>
                    </a:extLst>
                  </pic:spPr>
                </pic:pic>
              </a:graphicData>
            </a:graphic>
          </wp:inline>
        </w:drawing>
      </w:r>
    </w:p>
    <w:p w14:paraId="3C6CABAA" w14:textId="6EC8B678" w:rsidR="00FA7395" w:rsidRPr="00FA7395" w:rsidRDefault="00FA7395" w:rsidP="006728C1">
      <w:pPr>
        <w:spacing w:line="360" w:lineRule="auto"/>
        <w:jc w:val="both"/>
        <w:rPr>
          <w:b/>
          <w:bCs/>
          <w:i/>
          <w:iCs/>
          <w:sz w:val="24"/>
          <w:szCs w:val="24"/>
          <w:lang w:val="es-BO"/>
        </w:rPr>
      </w:pPr>
      <w:r>
        <w:rPr>
          <w:b/>
          <w:bCs/>
          <w:i/>
          <w:iCs/>
          <w:sz w:val="24"/>
          <w:szCs w:val="24"/>
          <w:lang w:val="es-BO"/>
        </w:rPr>
        <w:t xml:space="preserve">Nota. </w:t>
      </w:r>
      <w:r w:rsidRPr="00FA7395">
        <w:rPr>
          <w:sz w:val="24"/>
          <w:szCs w:val="24"/>
        </w:rPr>
        <w:t>La línea punteada indica la época de mejor rendimiento (época 63) según el área bajo la curva de validación.</w:t>
      </w:r>
    </w:p>
    <w:p w14:paraId="4A134FC5" w14:textId="77777777" w:rsidR="00FA7395" w:rsidRPr="00FA7395" w:rsidRDefault="00FA7395" w:rsidP="006728C1">
      <w:pPr>
        <w:spacing w:line="360" w:lineRule="auto"/>
        <w:jc w:val="both"/>
        <w:rPr>
          <w:sz w:val="24"/>
          <w:szCs w:val="24"/>
          <w:lang w:val="es-BO"/>
        </w:rPr>
      </w:pPr>
    </w:p>
    <w:p w14:paraId="1173034A" w14:textId="77777777" w:rsidR="00FA7395" w:rsidRPr="00FA7395" w:rsidRDefault="00FA7395" w:rsidP="006728C1">
      <w:pPr>
        <w:spacing w:line="360" w:lineRule="auto"/>
        <w:jc w:val="both"/>
        <w:rPr>
          <w:sz w:val="24"/>
          <w:szCs w:val="24"/>
          <w:lang w:val="es-BO"/>
        </w:rPr>
      </w:pPr>
    </w:p>
    <w:p w14:paraId="0451DE84" w14:textId="77777777" w:rsidR="00FA7395" w:rsidRPr="00FA7395" w:rsidRDefault="00FA7395" w:rsidP="006728C1">
      <w:pPr>
        <w:spacing w:line="360" w:lineRule="auto"/>
        <w:jc w:val="both"/>
        <w:rPr>
          <w:sz w:val="24"/>
          <w:szCs w:val="24"/>
          <w:lang w:val="es-BO"/>
        </w:rPr>
      </w:pPr>
      <w:r w:rsidRPr="00FA7395">
        <w:rPr>
          <w:sz w:val="24"/>
          <w:szCs w:val="24"/>
          <w:lang w:val="es-BO"/>
        </w:rPr>
        <w:t>Sobre el conjunto de prueba, compuesto por 652 muestras pertenecientes a 2 pacientes de ACV y aproximadamente 222 sujetos normales, el modelo obtuvo una exactitud del 86.04% y una pérdida de 0.3508. El análisis detallado de las predicciones individuales revela que el modelo clasifica correctamente la gran mayoría de los casos de ACV con probabilidades superiores a 0.85, mientras que los casos fallidos corresponden a fotografías donde la asimetría facial es menos pronunciada, con probabilidades que oscilan entre 0.01 y 0.49. Los falsos positivos sobre la clase normal fueron escasos, con 4 casos de 222 clasificados incorrectamente como ACV, lo que representa una especificidad del 98.2%.</w:t>
      </w:r>
    </w:p>
    <w:p w14:paraId="53D21D02" w14:textId="77777777" w:rsidR="00FA7395" w:rsidRPr="00FA7395" w:rsidRDefault="00FA7395" w:rsidP="006728C1">
      <w:pPr>
        <w:spacing w:line="360" w:lineRule="auto"/>
        <w:jc w:val="both"/>
        <w:rPr>
          <w:sz w:val="24"/>
          <w:szCs w:val="24"/>
          <w:lang w:val="es-BO"/>
        </w:rPr>
      </w:pPr>
    </w:p>
    <w:p w14:paraId="3EAFB243" w14:textId="77777777" w:rsidR="00FA7395" w:rsidRPr="00FA7395" w:rsidRDefault="00FA7395" w:rsidP="006728C1">
      <w:pPr>
        <w:spacing w:line="360" w:lineRule="auto"/>
        <w:jc w:val="both"/>
        <w:rPr>
          <w:sz w:val="24"/>
          <w:szCs w:val="24"/>
          <w:lang w:val="es-BO"/>
        </w:rPr>
      </w:pPr>
      <w:r w:rsidRPr="00FA7395">
        <w:rPr>
          <w:sz w:val="24"/>
          <w:szCs w:val="24"/>
          <w:lang w:val="es-BO"/>
        </w:rPr>
        <w:t xml:space="preserve">La Tabla 1 resume las métricas de evaluación obtenidas sobre los conjuntos de </w:t>
      </w:r>
      <w:r w:rsidRPr="00FA7395">
        <w:rPr>
          <w:sz w:val="24"/>
          <w:szCs w:val="24"/>
          <w:lang w:val="es-BO"/>
        </w:rPr>
        <w:lastRenderedPageBreak/>
        <w:t>validación y prueba.</w:t>
      </w:r>
    </w:p>
    <w:p w14:paraId="75569AB0" w14:textId="37FD07D8" w:rsidR="00FA7395" w:rsidRDefault="00FA7395" w:rsidP="006728C1">
      <w:pPr>
        <w:spacing w:line="360" w:lineRule="auto"/>
        <w:jc w:val="both"/>
        <w:rPr>
          <w:sz w:val="24"/>
          <w:szCs w:val="24"/>
          <w:lang w:val="es-BO"/>
        </w:rPr>
      </w:pPr>
    </w:p>
    <w:p w14:paraId="0122C1D0" w14:textId="2D7201F6" w:rsidR="00FA7395" w:rsidRDefault="00FA7395" w:rsidP="006728C1">
      <w:pPr>
        <w:spacing w:line="360" w:lineRule="auto"/>
        <w:jc w:val="both"/>
        <w:rPr>
          <w:sz w:val="24"/>
          <w:szCs w:val="24"/>
          <w:lang w:val="es-BO"/>
        </w:rPr>
      </w:pPr>
    </w:p>
    <w:p w14:paraId="09C1F318" w14:textId="77777777" w:rsidR="00FA7395" w:rsidRPr="00FA7395" w:rsidRDefault="00FA7395" w:rsidP="006728C1">
      <w:pPr>
        <w:spacing w:line="360" w:lineRule="auto"/>
        <w:jc w:val="both"/>
        <w:rPr>
          <w:sz w:val="24"/>
          <w:szCs w:val="24"/>
          <w:lang w:val="es-BO"/>
        </w:rPr>
      </w:pPr>
    </w:p>
    <w:p w14:paraId="09B92175" w14:textId="24BBF948" w:rsidR="00FA7395" w:rsidRDefault="00FA7395" w:rsidP="006728C1">
      <w:pPr>
        <w:spacing w:line="360" w:lineRule="auto"/>
        <w:jc w:val="both"/>
        <w:rPr>
          <w:sz w:val="24"/>
          <w:szCs w:val="24"/>
          <w:lang w:val="es-BO"/>
        </w:rPr>
      </w:pPr>
      <w:r w:rsidRPr="00FA7395">
        <w:rPr>
          <w:b/>
          <w:bCs/>
          <w:sz w:val="24"/>
          <w:szCs w:val="24"/>
          <w:lang w:val="es-BO"/>
        </w:rPr>
        <w:t>Tabla 1.</w:t>
      </w:r>
      <w:r w:rsidRPr="00FA7395">
        <w:rPr>
          <w:sz w:val="24"/>
          <w:szCs w:val="24"/>
          <w:lang w:val="es-BO"/>
        </w:rPr>
        <w:t xml:space="preserve"> Métricas de evaluación del modelo MLP sobre conjuntos de validación y prueba.</w:t>
      </w:r>
    </w:p>
    <w:tbl>
      <w:tblPr>
        <w:tblStyle w:val="Tablaconcuadrcula"/>
        <w:tblW w:w="0" w:type="auto"/>
        <w:tblLook w:val="04A0" w:firstRow="1" w:lastRow="0" w:firstColumn="1" w:lastColumn="0" w:noHBand="0" w:noVBand="1"/>
      </w:tblPr>
      <w:tblGrid>
        <w:gridCol w:w="3108"/>
        <w:gridCol w:w="3109"/>
        <w:gridCol w:w="3109"/>
      </w:tblGrid>
      <w:tr w:rsidR="00FA7395" w14:paraId="7E3252B8" w14:textId="77777777" w:rsidTr="00FA7395">
        <w:trPr>
          <w:trHeight w:val="421"/>
        </w:trPr>
        <w:tc>
          <w:tcPr>
            <w:tcW w:w="3108" w:type="dxa"/>
          </w:tcPr>
          <w:p w14:paraId="49F0ACD6" w14:textId="0504D40E" w:rsidR="00FA7395" w:rsidRDefault="00FA7395" w:rsidP="006728C1">
            <w:pPr>
              <w:spacing w:line="360" w:lineRule="auto"/>
              <w:jc w:val="both"/>
              <w:rPr>
                <w:sz w:val="24"/>
                <w:szCs w:val="24"/>
                <w:lang w:val="es-BO"/>
              </w:rPr>
            </w:pPr>
            <w:r>
              <w:rPr>
                <w:sz w:val="24"/>
                <w:szCs w:val="24"/>
                <w:lang w:val="es-BO"/>
              </w:rPr>
              <w:t>Métrica</w:t>
            </w:r>
          </w:p>
        </w:tc>
        <w:tc>
          <w:tcPr>
            <w:tcW w:w="3109" w:type="dxa"/>
          </w:tcPr>
          <w:p w14:paraId="31236B1B" w14:textId="4E984D24" w:rsidR="00FA7395" w:rsidRDefault="00FA7395" w:rsidP="006728C1">
            <w:pPr>
              <w:spacing w:line="360" w:lineRule="auto"/>
              <w:jc w:val="both"/>
              <w:rPr>
                <w:sz w:val="24"/>
                <w:szCs w:val="24"/>
                <w:lang w:val="es-BO"/>
              </w:rPr>
            </w:pPr>
            <w:r>
              <w:rPr>
                <w:sz w:val="24"/>
                <w:szCs w:val="24"/>
                <w:lang w:val="es-BO"/>
              </w:rPr>
              <w:t>Validación</w:t>
            </w:r>
          </w:p>
        </w:tc>
        <w:tc>
          <w:tcPr>
            <w:tcW w:w="3109" w:type="dxa"/>
          </w:tcPr>
          <w:p w14:paraId="36D0AAB9" w14:textId="4286BBA9" w:rsidR="00FA7395" w:rsidRDefault="00FA7395" w:rsidP="006728C1">
            <w:pPr>
              <w:spacing w:line="360" w:lineRule="auto"/>
              <w:jc w:val="both"/>
              <w:rPr>
                <w:sz w:val="24"/>
                <w:szCs w:val="24"/>
                <w:lang w:val="es-BO"/>
              </w:rPr>
            </w:pPr>
            <w:r>
              <w:rPr>
                <w:sz w:val="24"/>
                <w:szCs w:val="24"/>
                <w:lang w:val="es-BO"/>
              </w:rPr>
              <w:t>Prueba</w:t>
            </w:r>
          </w:p>
        </w:tc>
      </w:tr>
      <w:tr w:rsidR="00FA7395" w14:paraId="4FF2C6D1" w14:textId="77777777" w:rsidTr="00FA7395">
        <w:trPr>
          <w:trHeight w:val="421"/>
        </w:trPr>
        <w:tc>
          <w:tcPr>
            <w:tcW w:w="3108" w:type="dxa"/>
          </w:tcPr>
          <w:p w14:paraId="6B9C630A" w14:textId="5E94FD3A" w:rsidR="00FA7395" w:rsidRDefault="006C58DD" w:rsidP="006728C1">
            <w:pPr>
              <w:spacing w:line="360" w:lineRule="auto"/>
              <w:jc w:val="both"/>
              <w:rPr>
                <w:sz w:val="24"/>
                <w:szCs w:val="24"/>
                <w:lang w:val="es-BO"/>
              </w:rPr>
            </w:pPr>
            <w:r>
              <w:rPr>
                <w:sz w:val="24"/>
                <w:szCs w:val="24"/>
                <w:lang w:val="es-BO"/>
              </w:rPr>
              <w:t>Exactitud</w:t>
            </w:r>
          </w:p>
        </w:tc>
        <w:tc>
          <w:tcPr>
            <w:tcW w:w="3109" w:type="dxa"/>
          </w:tcPr>
          <w:p w14:paraId="69905CC2" w14:textId="7B57E8C9" w:rsidR="00FA7395" w:rsidRDefault="006C58DD" w:rsidP="006728C1">
            <w:pPr>
              <w:spacing w:line="360" w:lineRule="auto"/>
              <w:jc w:val="both"/>
              <w:rPr>
                <w:sz w:val="24"/>
                <w:szCs w:val="24"/>
                <w:lang w:val="es-BO"/>
              </w:rPr>
            </w:pPr>
            <w:r>
              <w:rPr>
                <w:sz w:val="24"/>
                <w:szCs w:val="24"/>
                <w:lang w:val="es-BO"/>
              </w:rPr>
              <w:t>97.46%</w:t>
            </w:r>
          </w:p>
        </w:tc>
        <w:tc>
          <w:tcPr>
            <w:tcW w:w="3109" w:type="dxa"/>
          </w:tcPr>
          <w:p w14:paraId="62436E7E" w14:textId="7857293F" w:rsidR="00FA7395" w:rsidRDefault="00FA7395" w:rsidP="006728C1">
            <w:pPr>
              <w:spacing w:line="360" w:lineRule="auto"/>
              <w:jc w:val="both"/>
              <w:rPr>
                <w:sz w:val="24"/>
                <w:szCs w:val="24"/>
                <w:lang w:val="es-BO"/>
              </w:rPr>
            </w:pPr>
            <w:r>
              <w:rPr>
                <w:sz w:val="24"/>
                <w:szCs w:val="24"/>
                <w:lang w:val="es-BO"/>
              </w:rPr>
              <w:t>86.04%</w:t>
            </w:r>
          </w:p>
        </w:tc>
      </w:tr>
      <w:tr w:rsidR="00FA7395" w14:paraId="18DB904D" w14:textId="77777777" w:rsidTr="00FA7395">
        <w:trPr>
          <w:trHeight w:val="409"/>
        </w:trPr>
        <w:tc>
          <w:tcPr>
            <w:tcW w:w="3108" w:type="dxa"/>
          </w:tcPr>
          <w:p w14:paraId="2FC2211C" w14:textId="588EAF0C" w:rsidR="00FA7395" w:rsidRDefault="006C58DD" w:rsidP="006728C1">
            <w:pPr>
              <w:spacing w:line="360" w:lineRule="auto"/>
              <w:jc w:val="both"/>
              <w:rPr>
                <w:sz w:val="24"/>
                <w:szCs w:val="24"/>
                <w:lang w:val="es-BO"/>
              </w:rPr>
            </w:pPr>
            <w:r>
              <w:rPr>
                <w:sz w:val="24"/>
                <w:szCs w:val="24"/>
                <w:lang w:val="es-BO"/>
              </w:rPr>
              <w:t>AUC-ROC</w:t>
            </w:r>
          </w:p>
        </w:tc>
        <w:tc>
          <w:tcPr>
            <w:tcW w:w="3109" w:type="dxa"/>
          </w:tcPr>
          <w:p w14:paraId="457CF933" w14:textId="4ED3BFEA" w:rsidR="00FA7395" w:rsidRDefault="006C58DD" w:rsidP="006728C1">
            <w:pPr>
              <w:spacing w:line="360" w:lineRule="auto"/>
              <w:jc w:val="both"/>
              <w:rPr>
                <w:sz w:val="24"/>
                <w:szCs w:val="24"/>
                <w:lang w:val="es-BO"/>
              </w:rPr>
            </w:pPr>
            <w:r>
              <w:rPr>
                <w:sz w:val="24"/>
                <w:szCs w:val="24"/>
                <w:lang w:val="es-BO"/>
              </w:rPr>
              <w:t>0.9982</w:t>
            </w:r>
          </w:p>
        </w:tc>
        <w:tc>
          <w:tcPr>
            <w:tcW w:w="3109" w:type="dxa"/>
          </w:tcPr>
          <w:p w14:paraId="6671050C" w14:textId="42D66154" w:rsidR="00FA7395" w:rsidRDefault="00FA7395" w:rsidP="006728C1">
            <w:pPr>
              <w:spacing w:line="360" w:lineRule="auto"/>
              <w:jc w:val="both"/>
              <w:rPr>
                <w:sz w:val="24"/>
                <w:szCs w:val="24"/>
                <w:lang w:val="es-BO"/>
              </w:rPr>
            </w:pPr>
            <w:r>
              <w:rPr>
                <w:sz w:val="24"/>
                <w:szCs w:val="24"/>
                <w:lang w:val="es-BO"/>
              </w:rPr>
              <w:t>-</w:t>
            </w:r>
          </w:p>
        </w:tc>
      </w:tr>
      <w:tr w:rsidR="00FA7395" w14:paraId="2CCFF8F3" w14:textId="77777777" w:rsidTr="00FA7395">
        <w:trPr>
          <w:trHeight w:val="421"/>
        </w:trPr>
        <w:tc>
          <w:tcPr>
            <w:tcW w:w="3108" w:type="dxa"/>
          </w:tcPr>
          <w:p w14:paraId="3A3BA5E0" w14:textId="23416E51" w:rsidR="00FA7395" w:rsidRDefault="006C58DD" w:rsidP="006728C1">
            <w:pPr>
              <w:spacing w:line="360" w:lineRule="auto"/>
              <w:jc w:val="both"/>
              <w:rPr>
                <w:sz w:val="24"/>
                <w:szCs w:val="24"/>
                <w:lang w:val="es-BO"/>
              </w:rPr>
            </w:pPr>
            <w:proofErr w:type="spellStart"/>
            <w:r>
              <w:rPr>
                <w:sz w:val="24"/>
                <w:szCs w:val="24"/>
                <w:lang w:val="es-BO"/>
              </w:rPr>
              <w:t>Recall</w:t>
            </w:r>
            <w:proofErr w:type="spellEnd"/>
            <w:r>
              <w:rPr>
                <w:sz w:val="24"/>
                <w:szCs w:val="24"/>
                <w:lang w:val="es-BO"/>
              </w:rPr>
              <w:t xml:space="preserve"> (ACV)</w:t>
            </w:r>
          </w:p>
        </w:tc>
        <w:tc>
          <w:tcPr>
            <w:tcW w:w="3109" w:type="dxa"/>
          </w:tcPr>
          <w:p w14:paraId="1D575C4B" w14:textId="4C2354DE" w:rsidR="00FA7395" w:rsidRDefault="006C58DD" w:rsidP="006728C1">
            <w:pPr>
              <w:spacing w:line="360" w:lineRule="auto"/>
              <w:jc w:val="both"/>
              <w:rPr>
                <w:sz w:val="24"/>
                <w:szCs w:val="24"/>
                <w:lang w:val="es-BO"/>
              </w:rPr>
            </w:pPr>
            <w:r>
              <w:rPr>
                <w:sz w:val="24"/>
                <w:szCs w:val="24"/>
                <w:lang w:val="es-BO"/>
              </w:rPr>
              <w:t>96.67%</w:t>
            </w:r>
          </w:p>
        </w:tc>
        <w:tc>
          <w:tcPr>
            <w:tcW w:w="3109" w:type="dxa"/>
          </w:tcPr>
          <w:p w14:paraId="3B7C5B86" w14:textId="30D5F369" w:rsidR="00FA7395" w:rsidRPr="00FA7395" w:rsidRDefault="00FA7395" w:rsidP="006728C1">
            <w:pPr>
              <w:spacing w:line="360" w:lineRule="auto"/>
              <w:jc w:val="both"/>
              <w:rPr>
                <w:sz w:val="24"/>
                <w:szCs w:val="24"/>
                <w:lang w:val="en-US"/>
              </w:rPr>
            </w:pPr>
            <w:r>
              <w:rPr>
                <w:sz w:val="24"/>
                <w:szCs w:val="24"/>
                <w:lang w:val="en-US"/>
              </w:rPr>
              <w:t>~87%</w:t>
            </w:r>
          </w:p>
        </w:tc>
      </w:tr>
      <w:tr w:rsidR="00FA7395" w14:paraId="3BEF79C6" w14:textId="77777777" w:rsidTr="00FA7395">
        <w:trPr>
          <w:trHeight w:val="421"/>
        </w:trPr>
        <w:tc>
          <w:tcPr>
            <w:tcW w:w="3108" w:type="dxa"/>
          </w:tcPr>
          <w:p w14:paraId="418E50E1" w14:textId="525DD60C" w:rsidR="00FA7395" w:rsidRDefault="006C58DD" w:rsidP="006728C1">
            <w:pPr>
              <w:spacing w:line="360" w:lineRule="auto"/>
              <w:jc w:val="both"/>
              <w:rPr>
                <w:sz w:val="24"/>
                <w:szCs w:val="24"/>
                <w:lang w:val="es-BO"/>
              </w:rPr>
            </w:pPr>
            <w:r>
              <w:rPr>
                <w:sz w:val="24"/>
                <w:szCs w:val="24"/>
                <w:lang w:val="es-BO"/>
              </w:rPr>
              <w:t>Especificidad</w:t>
            </w:r>
          </w:p>
        </w:tc>
        <w:tc>
          <w:tcPr>
            <w:tcW w:w="3109" w:type="dxa"/>
          </w:tcPr>
          <w:p w14:paraId="0BC18FF9" w14:textId="70862905" w:rsidR="00FA7395" w:rsidRDefault="006C58DD" w:rsidP="006728C1">
            <w:pPr>
              <w:spacing w:line="360" w:lineRule="auto"/>
              <w:jc w:val="both"/>
              <w:rPr>
                <w:sz w:val="24"/>
                <w:szCs w:val="24"/>
                <w:lang w:val="es-BO"/>
              </w:rPr>
            </w:pPr>
            <w:r>
              <w:rPr>
                <w:sz w:val="24"/>
                <w:szCs w:val="24"/>
                <w:lang w:val="es-BO"/>
              </w:rPr>
              <w:t>-</w:t>
            </w:r>
          </w:p>
        </w:tc>
        <w:tc>
          <w:tcPr>
            <w:tcW w:w="3109" w:type="dxa"/>
          </w:tcPr>
          <w:p w14:paraId="1BBCFAD5" w14:textId="04E31DE3" w:rsidR="00FA7395" w:rsidRDefault="00FA7395" w:rsidP="006728C1">
            <w:pPr>
              <w:spacing w:line="360" w:lineRule="auto"/>
              <w:jc w:val="both"/>
              <w:rPr>
                <w:sz w:val="24"/>
                <w:szCs w:val="24"/>
                <w:lang w:val="es-BO"/>
              </w:rPr>
            </w:pPr>
            <w:r>
              <w:rPr>
                <w:sz w:val="24"/>
                <w:szCs w:val="24"/>
                <w:lang w:val="es-BO"/>
              </w:rPr>
              <w:t>98.30%</w:t>
            </w:r>
          </w:p>
        </w:tc>
      </w:tr>
      <w:tr w:rsidR="00FA7395" w14:paraId="5FF7D5E3" w14:textId="77777777" w:rsidTr="00FA7395">
        <w:trPr>
          <w:trHeight w:val="421"/>
        </w:trPr>
        <w:tc>
          <w:tcPr>
            <w:tcW w:w="3108" w:type="dxa"/>
          </w:tcPr>
          <w:p w14:paraId="0395D1D0" w14:textId="5762D5EC" w:rsidR="00FA7395" w:rsidRDefault="006C58DD" w:rsidP="006728C1">
            <w:pPr>
              <w:spacing w:line="360" w:lineRule="auto"/>
              <w:jc w:val="both"/>
              <w:rPr>
                <w:sz w:val="24"/>
                <w:szCs w:val="24"/>
                <w:lang w:val="es-BO"/>
              </w:rPr>
            </w:pPr>
            <w:proofErr w:type="spellStart"/>
            <w:r>
              <w:rPr>
                <w:sz w:val="24"/>
                <w:szCs w:val="24"/>
                <w:lang w:val="es-BO"/>
              </w:rPr>
              <w:t>Pérdoda</w:t>
            </w:r>
            <w:proofErr w:type="spellEnd"/>
          </w:p>
        </w:tc>
        <w:tc>
          <w:tcPr>
            <w:tcW w:w="3109" w:type="dxa"/>
          </w:tcPr>
          <w:p w14:paraId="259ED794" w14:textId="7BB8AB94" w:rsidR="00FA7395" w:rsidRDefault="00FA7395" w:rsidP="006728C1">
            <w:pPr>
              <w:spacing w:line="360" w:lineRule="auto"/>
              <w:jc w:val="both"/>
              <w:rPr>
                <w:sz w:val="24"/>
                <w:szCs w:val="24"/>
                <w:lang w:val="es-BO"/>
              </w:rPr>
            </w:pPr>
            <w:r>
              <w:rPr>
                <w:sz w:val="24"/>
                <w:szCs w:val="24"/>
                <w:lang w:val="es-BO"/>
              </w:rPr>
              <w:t>0.0704</w:t>
            </w:r>
          </w:p>
        </w:tc>
        <w:tc>
          <w:tcPr>
            <w:tcW w:w="3109" w:type="dxa"/>
          </w:tcPr>
          <w:p w14:paraId="59C11963" w14:textId="606DC394" w:rsidR="00FA7395" w:rsidRDefault="00FA7395" w:rsidP="006728C1">
            <w:pPr>
              <w:spacing w:line="360" w:lineRule="auto"/>
              <w:jc w:val="both"/>
              <w:rPr>
                <w:sz w:val="24"/>
                <w:szCs w:val="24"/>
                <w:lang w:val="es-BO"/>
              </w:rPr>
            </w:pPr>
            <w:r>
              <w:rPr>
                <w:sz w:val="24"/>
                <w:szCs w:val="24"/>
                <w:lang w:val="es-BO"/>
              </w:rPr>
              <w:t>0.3508</w:t>
            </w:r>
          </w:p>
        </w:tc>
      </w:tr>
    </w:tbl>
    <w:p w14:paraId="3E0A313C" w14:textId="77777777" w:rsidR="00FA7395" w:rsidRPr="00FA7395" w:rsidRDefault="00FA7395" w:rsidP="006728C1">
      <w:pPr>
        <w:spacing w:line="360" w:lineRule="auto"/>
        <w:jc w:val="both"/>
        <w:rPr>
          <w:sz w:val="24"/>
          <w:szCs w:val="24"/>
          <w:lang w:val="es-BO"/>
        </w:rPr>
      </w:pPr>
    </w:p>
    <w:p w14:paraId="1E453B88" w14:textId="77777777" w:rsidR="00FA7395" w:rsidRPr="00FA7395" w:rsidRDefault="00FA7395" w:rsidP="006728C1">
      <w:pPr>
        <w:spacing w:line="360" w:lineRule="auto"/>
        <w:jc w:val="both"/>
        <w:rPr>
          <w:sz w:val="24"/>
          <w:szCs w:val="24"/>
          <w:lang w:val="es-BO"/>
        </w:rPr>
      </w:pPr>
    </w:p>
    <w:p w14:paraId="61098275" w14:textId="77777777" w:rsidR="00FA7395" w:rsidRPr="00FA7395" w:rsidRDefault="00FA7395" w:rsidP="006728C1">
      <w:pPr>
        <w:spacing w:line="360" w:lineRule="auto"/>
        <w:jc w:val="both"/>
        <w:rPr>
          <w:b/>
          <w:bCs/>
          <w:sz w:val="24"/>
          <w:szCs w:val="24"/>
          <w:lang w:val="es-BO"/>
        </w:rPr>
      </w:pPr>
      <w:r w:rsidRPr="00FA7395">
        <w:rPr>
          <w:b/>
          <w:bCs/>
          <w:sz w:val="24"/>
          <w:szCs w:val="24"/>
          <w:lang w:val="es-BO"/>
        </w:rPr>
        <w:t>Análisis de las métricas de asimetría</w:t>
      </w:r>
    </w:p>
    <w:p w14:paraId="2D0F1766" w14:textId="77777777" w:rsidR="00FA7395" w:rsidRPr="00FA7395" w:rsidRDefault="00FA7395" w:rsidP="006728C1">
      <w:pPr>
        <w:spacing w:line="360" w:lineRule="auto"/>
        <w:jc w:val="both"/>
        <w:rPr>
          <w:sz w:val="24"/>
          <w:szCs w:val="24"/>
          <w:lang w:val="es-BO"/>
        </w:rPr>
      </w:pPr>
      <w:r w:rsidRPr="00FA7395">
        <w:rPr>
          <w:sz w:val="24"/>
          <w:szCs w:val="24"/>
          <w:lang w:val="es-BO"/>
        </w:rPr>
        <w:t>El análisis comparativo de los vectores de características entre casos normales y casos de ACV confirma la capacidad discriminativa de las métricas calculadas. Los casos de ACV presentaron valores de asimetría labial en torno a 0.241, asimetría ocular (ratio) de 0.545 y desviación nasal de 0.068, mientras que los casos normales presentaron valores cercanos a 0.001, 0.012 y 0.001 respectivamente para las mismas métricas. La diferencia entre clases en estas tres métricas supera en 40 veces el valor promedio normal, lo que explica la alta capacidad de separación del modelo.</w:t>
      </w:r>
    </w:p>
    <w:p w14:paraId="37016B2A" w14:textId="77777777" w:rsidR="00FA7395" w:rsidRPr="00FA7395" w:rsidRDefault="00FA7395" w:rsidP="006728C1">
      <w:pPr>
        <w:spacing w:line="360" w:lineRule="auto"/>
        <w:jc w:val="both"/>
        <w:rPr>
          <w:sz w:val="24"/>
          <w:szCs w:val="24"/>
          <w:lang w:val="es-BO"/>
        </w:rPr>
      </w:pPr>
    </w:p>
    <w:p w14:paraId="77081F3F" w14:textId="77777777" w:rsidR="006C58DD" w:rsidRDefault="00FA7395" w:rsidP="006728C1">
      <w:pPr>
        <w:spacing w:line="360" w:lineRule="auto"/>
        <w:jc w:val="both"/>
        <w:rPr>
          <w:sz w:val="24"/>
          <w:szCs w:val="24"/>
          <w:lang w:val="es-BO"/>
        </w:rPr>
      </w:pPr>
      <w:r w:rsidRPr="00FA7395">
        <w:rPr>
          <w:sz w:val="24"/>
          <w:szCs w:val="24"/>
          <w:lang w:val="es-BO"/>
        </w:rPr>
        <w:t>La métrica de asimetría de cejas mostró menor poder discriminativo, con valores similares entre clases en varios casos. Este comportamiento es consistente con la evidencia clínica que indica que en el ACV isquémico central la región frontal tiende a preservarse debido a la inervación bilateral del músculo frontal, a diferencia de las parálisis faciales periféricas donde la frente también se ve comprometida.</w:t>
      </w:r>
    </w:p>
    <w:p w14:paraId="4C78EC32" w14:textId="42349A16" w:rsidR="00FA7395" w:rsidRPr="00FA7395" w:rsidRDefault="006C58DD" w:rsidP="006728C1">
      <w:pPr>
        <w:spacing w:line="360" w:lineRule="auto"/>
        <w:jc w:val="both"/>
        <w:rPr>
          <w:sz w:val="24"/>
          <w:szCs w:val="24"/>
          <w:lang w:val="es-BO"/>
        </w:rPr>
      </w:pPr>
      <w:r w:rsidRPr="00FA7395">
        <w:rPr>
          <w:sz w:val="24"/>
          <w:szCs w:val="24"/>
          <w:lang w:val="es-BO"/>
        </w:rPr>
        <w:t xml:space="preserve"> </w:t>
      </w:r>
    </w:p>
    <w:p w14:paraId="560A0E02" w14:textId="25A026A1" w:rsidR="00FA7395" w:rsidRDefault="00FA7395" w:rsidP="006728C1">
      <w:pPr>
        <w:spacing w:line="360" w:lineRule="auto"/>
        <w:jc w:val="both"/>
        <w:rPr>
          <w:sz w:val="24"/>
          <w:szCs w:val="24"/>
          <w:lang w:val="es-BO"/>
        </w:rPr>
      </w:pPr>
    </w:p>
    <w:p w14:paraId="0BF6C662" w14:textId="1525538E" w:rsidR="006C58DD" w:rsidRDefault="006C58DD" w:rsidP="006728C1">
      <w:pPr>
        <w:spacing w:line="360" w:lineRule="auto"/>
        <w:jc w:val="both"/>
        <w:rPr>
          <w:sz w:val="24"/>
          <w:szCs w:val="24"/>
          <w:lang w:val="es-BO"/>
        </w:rPr>
      </w:pPr>
    </w:p>
    <w:p w14:paraId="540319AB" w14:textId="77777777" w:rsidR="006C58DD" w:rsidRPr="00FA7395" w:rsidRDefault="006C58DD" w:rsidP="006728C1">
      <w:pPr>
        <w:spacing w:line="360" w:lineRule="auto"/>
        <w:jc w:val="both"/>
        <w:rPr>
          <w:sz w:val="24"/>
          <w:szCs w:val="24"/>
          <w:lang w:val="es-BO"/>
        </w:rPr>
      </w:pPr>
    </w:p>
    <w:p w14:paraId="5AC84661" w14:textId="77777777" w:rsidR="00FA7395" w:rsidRPr="006C58DD" w:rsidRDefault="00FA7395" w:rsidP="006728C1">
      <w:pPr>
        <w:spacing w:line="360" w:lineRule="auto"/>
        <w:jc w:val="both"/>
        <w:rPr>
          <w:b/>
          <w:bCs/>
          <w:sz w:val="24"/>
          <w:szCs w:val="24"/>
          <w:lang w:val="es-BO"/>
        </w:rPr>
      </w:pPr>
      <w:r w:rsidRPr="006C58DD">
        <w:rPr>
          <w:b/>
          <w:bCs/>
          <w:sz w:val="24"/>
          <w:szCs w:val="24"/>
          <w:lang w:val="es-BO"/>
        </w:rPr>
        <w:lastRenderedPageBreak/>
        <w:t>Discusión</w:t>
      </w:r>
    </w:p>
    <w:p w14:paraId="5040E768" w14:textId="77777777" w:rsidR="00FA7395" w:rsidRPr="00FA7395" w:rsidRDefault="00FA7395" w:rsidP="006728C1">
      <w:pPr>
        <w:spacing w:line="360" w:lineRule="auto"/>
        <w:jc w:val="both"/>
        <w:rPr>
          <w:sz w:val="24"/>
          <w:szCs w:val="24"/>
          <w:lang w:val="es-BO"/>
        </w:rPr>
      </w:pPr>
    </w:p>
    <w:p w14:paraId="64FA5765" w14:textId="77777777" w:rsidR="00FA7395" w:rsidRPr="00FA7395" w:rsidRDefault="00FA7395" w:rsidP="006728C1">
      <w:pPr>
        <w:spacing w:line="360" w:lineRule="auto"/>
        <w:jc w:val="both"/>
        <w:rPr>
          <w:sz w:val="24"/>
          <w:szCs w:val="24"/>
          <w:lang w:val="es-BO"/>
        </w:rPr>
      </w:pPr>
      <w:r w:rsidRPr="00FA7395">
        <w:rPr>
          <w:sz w:val="24"/>
          <w:szCs w:val="24"/>
          <w:lang w:val="es-BO"/>
        </w:rPr>
        <w:t xml:space="preserve">Los resultados obtenidos muestran que el enfoque basado en </w:t>
      </w:r>
      <w:proofErr w:type="spellStart"/>
      <w:r w:rsidRPr="00FA7395">
        <w:rPr>
          <w:sz w:val="24"/>
          <w:szCs w:val="24"/>
          <w:lang w:val="es-BO"/>
        </w:rPr>
        <w:t>landmarks</w:t>
      </w:r>
      <w:proofErr w:type="spellEnd"/>
      <w:r w:rsidRPr="00FA7395">
        <w:rPr>
          <w:sz w:val="24"/>
          <w:szCs w:val="24"/>
          <w:lang w:val="es-BO"/>
        </w:rPr>
        <w:t xml:space="preserve"> geométricos y red neuronal densa es viable para la clasificación automatizada de asimetría facial asociada a ACV. La exactitud del 86.04% sobre el conjunto de prueba, junto con una especificidad del 98.2% y un </w:t>
      </w:r>
      <w:proofErr w:type="spellStart"/>
      <w:r w:rsidRPr="00FA7395">
        <w:rPr>
          <w:sz w:val="24"/>
          <w:szCs w:val="24"/>
          <w:lang w:val="es-BO"/>
        </w:rPr>
        <w:t>recall</w:t>
      </w:r>
      <w:proofErr w:type="spellEnd"/>
      <w:r w:rsidRPr="00FA7395">
        <w:rPr>
          <w:sz w:val="24"/>
          <w:szCs w:val="24"/>
          <w:lang w:val="es-BO"/>
        </w:rPr>
        <w:t xml:space="preserve"> estimado del 87%, posiciona al sistema como una herramienta de orientación inicial con propiedades adecuadas para uso en entornos no clínicos.</w:t>
      </w:r>
    </w:p>
    <w:p w14:paraId="72F7BCFE" w14:textId="77777777" w:rsidR="00FA7395" w:rsidRPr="00FA7395" w:rsidRDefault="00FA7395" w:rsidP="006728C1">
      <w:pPr>
        <w:spacing w:line="360" w:lineRule="auto"/>
        <w:jc w:val="both"/>
        <w:rPr>
          <w:sz w:val="24"/>
          <w:szCs w:val="24"/>
          <w:lang w:val="es-BO"/>
        </w:rPr>
      </w:pPr>
    </w:p>
    <w:p w14:paraId="251A4D6B" w14:textId="77777777" w:rsidR="00FA7395" w:rsidRPr="00FA7395" w:rsidRDefault="00FA7395" w:rsidP="006728C1">
      <w:pPr>
        <w:spacing w:line="360" w:lineRule="auto"/>
        <w:jc w:val="both"/>
        <w:rPr>
          <w:sz w:val="24"/>
          <w:szCs w:val="24"/>
          <w:lang w:val="es-BO"/>
        </w:rPr>
      </w:pPr>
      <w:r w:rsidRPr="00FA7395">
        <w:rPr>
          <w:sz w:val="24"/>
          <w:szCs w:val="24"/>
          <w:lang w:val="es-BO"/>
        </w:rPr>
        <w:t>La diferencia observada entre la exactitud de validación (97.46%) y la de prueba (86.04%) se explica principalmente por la composición del conjunto de prueba, que contiene únicamente fotografías de 2 pacientes de ACV con múltiples imágenes cada uno. Los casos fallidos corresponden a fotografías donde la asimetría no es claramente visible, posiblemente por ángulos de captura, expresiones o variaciones intraindividuales. Este comportamiento es esperado en sistemas de clasificación médica con conjuntos de prueba de tamaño reducido y no indica sobreajuste, dado que la validación cruzada estratificada mostró métricas consistentes y estables a lo largo del entrenamiento.</w:t>
      </w:r>
    </w:p>
    <w:p w14:paraId="7D18C022" w14:textId="77777777" w:rsidR="00FA7395" w:rsidRPr="00FA7395" w:rsidRDefault="00FA7395" w:rsidP="006728C1">
      <w:pPr>
        <w:spacing w:line="360" w:lineRule="auto"/>
        <w:jc w:val="both"/>
        <w:rPr>
          <w:sz w:val="24"/>
          <w:szCs w:val="24"/>
          <w:lang w:val="es-BO"/>
        </w:rPr>
      </w:pPr>
    </w:p>
    <w:p w14:paraId="398FD662" w14:textId="77777777" w:rsidR="00FA7395" w:rsidRPr="00FA7395" w:rsidRDefault="00FA7395" w:rsidP="006728C1">
      <w:pPr>
        <w:spacing w:line="360" w:lineRule="auto"/>
        <w:jc w:val="both"/>
        <w:rPr>
          <w:sz w:val="24"/>
          <w:szCs w:val="24"/>
          <w:lang w:val="es-BO"/>
        </w:rPr>
      </w:pPr>
      <w:r w:rsidRPr="00FA7395">
        <w:rPr>
          <w:sz w:val="24"/>
          <w:szCs w:val="24"/>
          <w:lang w:val="es-BO"/>
        </w:rPr>
        <w:t>La alta especificidad del 98.2% es particularmente relevante para la aplicación propuesta. En un sistema de orientación prehospitalaria, una alta tasa de falsos positivos generaría alarmas innecesarias y erosionaría la confianza del usuario en la herramienta. El modelo demuestra ser conservador en sus predicciones, elevando la probabilidad de ACV únicamente cuando la evidencia geométrica es suficientemente clara.</w:t>
      </w:r>
    </w:p>
    <w:p w14:paraId="5E203528" w14:textId="77777777" w:rsidR="00FA7395" w:rsidRPr="00FA7395" w:rsidRDefault="00FA7395" w:rsidP="006728C1">
      <w:pPr>
        <w:spacing w:line="360" w:lineRule="auto"/>
        <w:jc w:val="both"/>
        <w:rPr>
          <w:sz w:val="24"/>
          <w:szCs w:val="24"/>
          <w:lang w:val="es-BO"/>
        </w:rPr>
      </w:pPr>
    </w:p>
    <w:p w14:paraId="38F8326A" w14:textId="7DD8A6BE" w:rsidR="006C58DD" w:rsidRDefault="00FA7395" w:rsidP="006728C1">
      <w:pPr>
        <w:spacing w:line="360" w:lineRule="auto"/>
        <w:jc w:val="both"/>
        <w:rPr>
          <w:sz w:val="24"/>
          <w:szCs w:val="24"/>
          <w:u w:val="single"/>
          <w:lang w:val="es-BO"/>
        </w:rPr>
      </w:pPr>
      <w:r w:rsidRPr="00FA7395">
        <w:rPr>
          <w:sz w:val="24"/>
          <w:szCs w:val="24"/>
          <w:lang w:val="es-BO"/>
        </w:rPr>
        <w:t xml:space="preserve">Diversos estudios han abordado la detección automatizada de parálisis facial asociada a ACV mediante aprendizaje profundo sobre imágenes. </w:t>
      </w:r>
      <w:r w:rsidR="00615003">
        <w:rPr>
          <w:sz w:val="24"/>
          <w:szCs w:val="24"/>
          <w:lang w:val="es-BO"/>
        </w:rPr>
        <w:fldChar w:fldCharType="begin"/>
      </w:r>
      <w:r w:rsidR="00615003">
        <w:rPr>
          <w:sz w:val="24"/>
          <w:szCs w:val="24"/>
          <w:lang w:val="es-BO"/>
        </w:rPr>
        <w:instrText xml:space="preserve"> ADDIN ZOTERO_ITEM CSL_CITATION {"citationID":"DQLrtvRv","properties":{"unsorted":false,"formattedCitation":"(Ali et\\uc0\\u160{}al., 2023)","plainCitation":"(Ali et al., 2023)","noteIndex":0},"citationItems":[{"id":5,"uris":["http://zotero.org/users/local/abaeYTm2/items/ZQVS4YYY"],"itemData":{"id":5,"type":"article-journal","abstract":"Facial paralysis is a debilitating condition that weakens or damages facial muscles resulting in asymmetric or abnormal facial movements. To aid in the diagnosis and rehabilitation of facial paralysis, researchers have developed machine learning and deep learning computer-aided diagnosis systems. However, machine learning models have limitations as they rely on facial landmark techniques and manual face palsy region extraction methods to obtain spatial information. Moreover, deep learning models need large, labelled datasets for training whereas existing available facial paralysis datasets are small and restricted. This presents significant challenges, including difficulties in data acquisition, insufficient patient numbers, and inadequate diversity within the datasets. These limitations can potentially restrict the generalizability of these models and introduce biases in the resulting outcomes. In this study, we propose an approach for the diagnosis and grading of facial paralysis comprised of two datasets, one from MEEI (Massachusetts Eye and Ear Infirmary) videos of patients and the other from the YFP (YouTube Face Palsy) dataset. The model uses a transfer learning approach to fine-tune the VGGFace model, which is pre-trained on facial images, on the prepared datasets for facial paralysis. The resultant model was subsequently renamed FP-VGGFace for the purpose of this research. Additionally, two more pre-trained models on facial images, ResNet50 and VGG16, are also fine-tuned for the facial paralysis task. This was undertaken to conduct a performance comparison of multiple models on the prepared dataset. The findings indicate that the models exhibit high accuracy, benefiting from pre-training on a diverse dataset that enables the capture of spatial information from facial images. The FP-VGGFace model achieves the best accuracy (99.3%) and F1-score (99.3%) surpassing all benchmark models. This study underscores the potential of utilizing pre-trained deep learning models for the diagnosis and rehabilitation of facial paralysis.","container-title":"IEEE Access","DOI":"10.1109/ACCESS.2023.3330242","journalAbbreviation":"IEEE Access","page":"1-1","source":"ResearchGate","title":"A Transfer Learning Approach for Facial Paralysis Severity Detection","volume":"PP","author":[{"family":"Ali","given":"Wasif"},{"family":"Imran","given":"Muhammad"},{"family":"Yaseen","given":"Muhammad"},{"family":"Khursheed","given":"Khursheed"},{"family":"Ashraf","given":"Nouman"},{"family":"Aslam","given":"Sheraz"}],"issued":{"date-parts":[["2023",1,1]]}}}],"schema":"https://github.com/citation-style-language/schema/raw/master/csl-citation.json"} </w:instrText>
      </w:r>
      <w:r w:rsidR="00615003">
        <w:rPr>
          <w:sz w:val="24"/>
          <w:szCs w:val="24"/>
          <w:lang w:val="es-BO"/>
        </w:rPr>
        <w:fldChar w:fldCharType="separate"/>
      </w:r>
      <w:r w:rsidR="00615003" w:rsidRPr="00615003">
        <w:rPr>
          <w:rFonts w:cs="Times New Roman"/>
          <w:sz w:val="24"/>
          <w:szCs w:val="24"/>
        </w:rPr>
        <w:t>(Ali et al., 2023)</w:t>
      </w:r>
      <w:r w:rsidR="00615003">
        <w:rPr>
          <w:sz w:val="24"/>
          <w:szCs w:val="24"/>
          <w:lang w:val="es-BO"/>
        </w:rPr>
        <w:fldChar w:fldCharType="end"/>
      </w:r>
    </w:p>
    <w:p w14:paraId="6E057754" w14:textId="25A6011D" w:rsidR="00FA7395" w:rsidRPr="00FA7395" w:rsidRDefault="00FA7395" w:rsidP="006728C1">
      <w:pPr>
        <w:spacing w:line="360" w:lineRule="auto"/>
        <w:jc w:val="both"/>
        <w:rPr>
          <w:sz w:val="24"/>
          <w:szCs w:val="24"/>
          <w:lang w:val="es-BO"/>
        </w:rPr>
      </w:pPr>
      <w:r w:rsidRPr="00FA7395">
        <w:rPr>
          <w:sz w:val="24"/>
          <w:szCs w:val="24"/>
          <w:lang w:val="es-BO"/>
        </w:rPr>
        <w:t xml:space="preserve">Un trabajo reciente propuso un método de ensemble de transfer </w:t>
      </w:r>
      <w:proofErr w:type="spellStart"/>
      <w:r w:rsidRPr="00FA7395">
        <w:rPr>
          <w:sz w:val="24"/>
          <w:szCs w:val="24"/>
          <w:lang w:val="es-BO"/>
        </w:rPr>
        <w:t>learning</w:t>
      </w:r>
      <w:proofErr w:type="spellEnd"/>
      <w:r w:rsidRPr="00FA7395">
        <w:rPr>
          <w:sz w:val="24"/>
          <w:szCs w:val="24"/>
          <w:lang w:val="es-BO"/>
        </w:rPr>
        <w:t xml:space="preserve"> que combina tres clasificadores — GRU, DCNN y SSAE — con extracción de características mediante redes cápsula profundas, validado sobre los </w:t>
      </w:r>
      <w:proofErr w:type="spellStart"/>
      <w:r w:rsidRPr="00FA7395">
        <w:rPr>
          <w:sz w:val="24"/>
          <w:szCs w:val="24"/>
          <w:lang w:val="es-BO"/>
        </w:rPr>
        <w:t>datasets</w:t>
      </w:r>
      <w:proofErr w:type="spellEnd"/>
      <w:r w:rsidRPr="00FA7395">
        <w:rPr>
          <w:sz w:val="24"/>
          <w:szCs w:val="24"/>
          <w:lang w:val="es-BO"/>
        </w:rPr>
        <w:t xml:space="preserve"> MEEI y YouTube Facial </w:t>
      </w:r>
      <w:proofErr w:type="spellStart"/>
      <w:r w:rsidRPr="00FA7395">
        <w:rPr>
          <w:sz w:val="24"/>
          <w:szCs w:val="24"/>
          <w:lang w:val="es-BO"/>
        </w:rPr>
        <w:t>Palsy</w:t>
      </w:r>
      <w:proofErr w:type="spellEnd"/>
      <w:r w:rsidRPr="00FA7395">
        <w:rPr>
          <w:sz w:val="24"/>
          <w:szCs w:val="24"/>
          <w:lang w:val="es-BO"/>
        </w:rPr>
        <w:t xml:space="preserve">, alcanzando una exactitud del 97.06%. Si bien este enfoque supera la exactitud obtenida </w:t>
      </w:r>
      <w:r w:rsidRPr="00FA7395">
        <w:rPr>
          <w:sz w:val="24"/>
          <w:szCs w:val="24"/>
          <w:lang w:val="es-BO"/>
        </w:rPr>
        <w:lastRenderedPageBreak/>
        <w:t>en el presente trabajo (86.04% en prueba), requiere mayor capacidad computacional y un volumen de datos considerablemente mayor para el entrenamiento del ensemble.</w:t>
      </w:r>
      <w:r w:rsidR="00615003">
        <w:rPr>
          <w:sz w:val="24"/>
          <w:szCs w:val="24"/>
          <w:lang w:val="es-BO"/>
        </w:rPr>
        <w:fldChar w:fldCharType="begin"/>
      </w:r>
      <w:r w:rsidR="00615003">
        <w:rPr>
          <w:sz w:val="24"/>
          <w:szCs w:val="24"/>
          <w:lang w:val="es-BO"/>
        </w:rPr>
        <w:instrText xml:space="preserve"> ADDIN ZOTERO_ITEM CSL_CITATION {"citationID":"2m2tqEXf","properties":{"unsorted":false,"formattedCitation":"(Ali et\\uc0\\u160{}al., 2023)","plainCitation":"(Ali et al., 2023)","noteIndex":0},"citationItems":[{"id":5,"uris":["http://zotero.org/users/local/abaeYTm2/items/ZQVS4YYY"],"itemData":{"id":5,"type":"article-journal","abstract":"Facial paralysis is a debilitating condition that weakens or damages facial muscles resulting in asymmetric or abnormal facial movements. To aid in the diagnosis and rehabilitation of facial paralysis, researchers have developed machine learning and deep learning computer-aided diagnosis systems. However, machine learning models have limitations as they rely on facial landmark techniques and manual face palsy region extraction methods to obtain spatial information. Moreover, deep learning models need large, labelled datasets for training whereas existing available facial paralysis datasets are small and restricted. This presents significant challenges, including difficulties in data acquisition, insufficient patient numbers, and inadequate diversity within the datasets. These limitations can potentially restrict the generalizability of these models and introduce biases in the resulting outcomes. In this study, we propose an approach for the diagnosis and grading of facial paralysis comprised of two datasets, one from MEEI (Massachusetts Eye and Ear Infirmary) videos of patients and the other from the YFP (YouTube Face Palsy) dataset. The model uses a transfer learning approach to fine-tune the VGGFace model, which is pre-trained on facial images, on the prepared datasets for facial paralysis. The resultant model was subsequently renamed FP-VGGFace for the purpose of this research. Additionally, two more pre-trained models on facial images, ResNet50 and VGG16, are also fine-tuned for the facial paralysis task. This was undertaken to conduct a performance comparison of multiple models on the prepared dataset. The findings indicate that the models exhibit high accuracy, benefiting from pre-training on a diverse dataset that enables the capture of spatial information from facial images. The FP-VGGFace model achieves the best accuracy (99.3%) and F1-score (99.3%) surpassing all benchmark models. This study underscores the potential of utilizing pre-trained deep learning models for the diagnosis and rehabilitation of facial paralysis.","container-title":"IEEE Access","DOI":"10.1109/ACCESS.2023.3330242","journalAbbreviation":"IEEE Access","page":"1-1","source":"ResearchGate","title":"A Transfer Learning Approach for Facial Paralysis Severity Detection","volume":"PP","author":[{"family":"Ali","given":"Wasif"},{"family":"Imran","given":"Muhammad"},{"family":"Yaseen","given":"Muhammad"},{"family":"Khursheed","given":"Khursheed"},{"family":"Ashraf","given":"Nouman"},{"family":"Aslam","given":"Sheraz"}],"issued":{"date-parts":[["2023",1,1]]}}}],"schema":"https://github.com/citation-style-language/schema/raw/master/csl-citation.json"} </w:instrText>
      </w:r>
      <w:r w:rsidR="00615003">
        <w:rPr>
          <w:sz w:val="24"/>
          <w:szCs w:val="24"/>
          <w:lang w:val="es-BO"/>
        </w:rPr>
        <w:fldChar w:fldCharType="separate"/>
      </w:r>
      <w:r w:rsidR="00615003" w:rsidRPr="00615003">
        <w:rPr>
          <w:rFonts w:cs="Times New Roman"/>
          <w:sz w:val="24"/>
          <w:szCs w:val="24"/>
        </w:rPr>
        <w:t>(Ali et al., 2023)</w:t>
      </w:r>
      <w:r w:rsidR="00615003">
        <w:rPr>
          <w:sz w:val="24"/>
          <w:szCs w:val="24"/>
          <w:lang w:val="es-BO"/>
        </w:rPr>
        <w:fldChar w:fldCharType="end"/>
      </w:r>
    </w:p>
    <w:p w14:paraId="62BFD2EA" w14:textId="77777777" w:rsidR="00FA7395" w:rsidRPr="00FA7395" w:rsidRDefault="00FA7395" w:rsidP="006728C1">
      <w:pPr>
        <w:spacing w:line="360" w:lineRule="auto"/>
        <w:jc w:val="both"/>
        <w:rPr>
          <w:sz w:val="24"/>
          <w:szCs w:val="24"/>
          <w:lang w:val="es-BO"/>
        </w:rPr>
      </w:pPr>
    </w:p>
    <w:p w14:paraId="740B4F85" w14:textId="5A08853D" w:rsidR="00FA7395" w:rsidRPr="00FA7395" w:rsidRDefault="00FA7395" w:rsidP="006728C1">
      <w:pPr>
        <w:spacing w:line="360" w:lineRule="auto"/>
        <w:jc w:val="both"/>
        <w:rPr>
          <w:sz w:val="24"/>
          <w:szCs w:val="24"/>
          <w:lang w:val="es-BO"/>
        </w:rPr>
      </w:pPr>
      <w:r w:rsidRPr="00FA7395">
        <w:rPr>
          <w:sz w:val="24"/>
          <w:szCs w:val="24"/>
          <w:lang w:val="es-BO"/>
        </w:rPr>
        <w:t xml:space="preserve">En la misma línea, otro estudio implementó modelos convolucionales — VGG16, VGG19, ResNet50 e </w:t>
      </w:r>
      <w:proofErr w:type="spellStart"/>
      <w:r w:rsidRPr="00FA7395">
        <w:rPr>
          <w:sz w:val="24"/>
          <w:szCs w:val="24"/>
          <w:lang w:val="es-BO"/>
        </w:rPr>
        <w:t>Inception</w:t>
      </w:r>
      <w:proofErr w:type="spellEnd"/>
      <w:r w:rsidRPr="00FA7395">
        <w:rPr>
          <w:sz w:val="24"/>
          <w:szCs w:val="24"/>
          <w:lang w:val="es-BO"/>
        </w:rPr>
        <w:t xml:space="preserve"> V3 — para la graduación automática de parálisis facial sobre el </w:t>
      </w:r>
      <w:proofErr w:type="spellStart"/>
      <w:r w:rsidRPr="00FA7395">
        <w:rPr>
          <w:sz w:val="24"/>
          <w:szCs w:val="24"/>
          <w:lang w:val="es-BO"/>
        </w:rPr>
        <w:t>dataset</w:t>
      </w:r>
      <w:proofErr w:type="spellEnd"/>
      <w:r w:rsidRPr="00FA7395">
        <w:rPr>
          <w:sz w:val="24"/>
          <w:szCs w:val="24"/>
          <w:lang w:val="es-BO"/>
        </w:rPr>
        <w:t xml:space="preserve"> YouTube Facial </w:t>
      </w:r>
      <w:proofErr w:type="spellStart"/>
      <w:r w:rsidRPr="00FA7395">
        <w:rPr>
          <w:sz w:val="24"/>
          <w:szCs w:val="24"/>
          <w:lang w:val="es-BO"/>
        </w:rPr>
        <w:t>Palsy</w:t>
      </w:r>
      <w:proofErr w:type="spellEnd"/>
      <w:r w:rsidRPr="00FA7395">
        <w:rPr>
          <w:sz w:val="24"/>
          <w:szCs w:val="24"/>
          <w:lang w:val="es-BO"/>
        </w:rPr>
        <w:t xml:space="preserve">, alcanzando valores de exactitud, precisión, </w:t>
      </w:r>
      <w:proofErr w:type="spellStart"/>
      <w:r w:rsidRPr="00FA7395">
        <w:rPr>
          <w:sz w:val="24"/>
          <w:szCs w:val="24"/>
          <w:lang w:val="es-BO"/>
        </w:rPr>
        <w:t>recall</w:t>
      </w:r>
      <w:proofErr w:type="spellEnd"/>
      <w:r w:rsidRPr="00FA7395">
        <w:rPr>
          <w:sz w:val="24"/>
          <w:szCs w:val="24"/>
          <w:lang w:val="es-BO"/>
        </w:rPr>
        <w:t xml:space="preserve"> y F1-score de 1.00 sobre el conjunto de evaluación. Estos resultados, aunque superiores en términos numéricos, fueron obtenidos sobre </w:t>
      </w:r>
      <w:proofErr w:type="spellStart"/>
      <w:r w:rsidRPr="00FA7395">
        <w:rPr>
          <w:sz w:val="24"/>
          <w:szCs w:val="24"/>
          <w:lang w:val="es-BO"/>
        </w:rPr>
        <w:t>datasets</w:t>
      </w:r>
      <w:proofErr w:type="spellEnd"/>
      <w:r w:rsidRPr="00FA7395">
        <w:rPr>
          <w:sz w:val="24"/>
          <w:szCs w:val="24"/>
          <w:lang w:val="es-BO"/>
        </w:rPr>
        <w:t xml:space="preserve"> de mayor tamaño y diversidad, con un número considerablemente mayor de pacientes únicos, condición que el presente proyecto no pudo replicar dado el acceso limitado a datos clínicos etiquetados.</w:t>
      </w:r>
      <w:r w:rsidR="00615003">
        <w:rPr>
          <w:sz w:val="24"/>
          <w:szCs w:val="24"/>
          <w:lang w:val="es-BO"/>
        </w:rPr>
        <w:fldChar w:fldCharType="begin"/>
      </w:r>
      <w:r w:rsidR="00615003">
        <w:rPr>
          <w:sz w:val="24"/>
          <w:szCs w:val="24"/>
          <w:lang w:val="es-BO"/>
        </w:rPr>
        <w:instrText xml:space="preserve"> ADDIN ZOTERO_ITEM CSL_CITATION {"citationID":"O9aFM2aR","properties":{"unsorted":false,"formattedCitation":"(Mwankefu et\\uc0\\u160{}al., 2025)","plainCitation":"(Mwankefu et al., 2025)","noteIndex":0},"citationItems":[{"id":7,"uris":["http://zotero.org/users/local/abaeYTm2/items/AY7NT4VP"],"itemData":{"id":7,"type":"article-journal","abstract":"Facial palsy grading (FPG) is essential for patients in monitoring treatment efficacy and the progression of facial paralysis in clinical fields. The traditional systems used for FPG are: House-Brackmann and Sunnybrook; however, they are limited in automation and reproducibility.We implement the Kilimanjaro Artificial Intelligence (KAI) software in this study, a graphic user interface (GUI) to automate the application of deep learning (DL) models (VGG16, VGG19, ResNet 50, and Inception V3) for FPG. KAI enables non-experts to interact with a Convolution Neural Network (CNN) model architecture to train models, evaluate performance, and utilize the trained model through training, confusion matrix, and image prediction GUI enhanced with Grad-CAM for prediction interpretation. This research is novel in the real-time diagnosis, clinician interpret ability tools, automated feedback mechanisms, integration with clinical workflows, and clinician-friendly features. The study utilised the YouTube Facial Palsy (YFP) dataset, containing 2246 images with 4 facial palsy (FP) severity classes, and the Cohn-Kanade (CK+) dataset, containing 983 facial expression images with 7 classes. The performance scores of VGG16, VGG19, ResNet 50, and Inception V3 were high at 1.00 for accuracy, precision, recall, and F1 score on the YFP Dataset. Also, the VGG16 on the CK+ dataset achieved 1 for accuracy, precision, recall, and F1-score. The study concluded that KAI is effective in FPG and addressed generalization, accessibility, and automation. This work encourages the use of AI tools for FPG.","container-title":"IEEE Access","DOI":"10.1109/ACCESS.2025.3642336","journalAbbreviation":"IEEE Access","page":"1-1","source":"ResearchGate","title":"Development of Graphic User Interface of Convolution Neural Network Models for Facial Palsy Grading","volume":"PP","author":[{"family":"Mwankefu","given":"Castor"},{"family":"Sun","given":"Yongtao"},{"family":"Qian","given":"Ding"},{"family":"Sun","given":"Hongchang"},{"family":"Jiang","given":"Yongxiang"},{"family":"Wang","given":"Anshuai"},{"family":"Nyatega","given":"Charles"}],"issued":{"date-parts":[["2025",1,1]]}}}],"schema":"https://github.com/citation-style-language/schema/raw/master/csl-citation.json"} </w:instrText>
      </w:r>
      <w:r w:rsidR="00615003">
        <w:rPr>
          <w:sz w:val="24"/>
          <w:szCs w:val="24"/>
          <w:lang w:val="es-BO"/>
        </w:rPr>
        <w:fldChar w:fldCharType="separate"/>
      </w:r>
      <w:r w:rsidR="00615003" w:rsidRPr="00615003">
        <w:rPr>
          <w:rFonts w:cs="Times New Roman"/>
          <w:sz w:val="24"/>
          <w:szCs w:val="24"/>
        </w:rPr>
        <w:t>(Mwankefu et al., 2025)</w:t>
      </w:r>
      <w:r w:rsidR="00615003">
        <w:rPr>
          <w:sz w:val="24"/>
          <w:szCs w:val="24"/>
          <w:lang w:val="es-BO"/>
        </w:rPr>
        <w:fldChar w:fldCharType="end"/>
      </w:r>
    </w:p>
    <w:p w14:paraId="70F68C76" w14:textId="77777777" w:rsidR="00FA7395" w:rsidRPr="00FA7395" w:rsidRDefault="00FA7395" w:rsidP="006728C1">
      <w:pPr>
        <w:spacing w:line="360" w:lineRule="auto"/>
        <w:jc w:val="both"/>
        <w:rPr>
          <w:sz w:val="24"/>
          <w:szCs w:val="24"/>
          <w:lang w:val="es-BO"/>
        </w:rPr>
      </w:pPr>
    </w:p>
    <w:p w14:paraId="3D77817B" w14:textId="6BECCBF2" w:rsidR="00FA7395" w:rsidRPr="00FA7395" w:rsidRDefault="00FA7395" w:rsidP="006728C1">
      <w:pPr>
        <w:spacing w:line="360" w:lineRule="auto"/>
        <w:jc w:val="both"/>
        <w:rPr>
          <w:sz w:val="24"/>
          <w:szCs w:val="24"/>
          <w:lang w:val="es-BO"/>
        </w:rPr>
      </w:pPr>
      <w:r w:rsidRPr="00FA7395">
        <w:rPr>
          <w:sz w:val="24"/>
          <w:szCs w:val="24"/>
          <w:lang w:val="es-BO"/>
        </w:rPr>
        <w:t xml:space="preserve">El enfoque propuesto en este trabajo se diferencia de los anteriores en tres aspectos principales. Primero, utiliza métricas geométricas normalizadas extraídas de </w:t>
      </w:r>
      <w:proofErr w:type="spellStart"/>
      <w:r w:rsidRPr="00FA7395">
        <w:rPr>
          <w:sz w:val="24"/>
          <w:szCs w:val="24"/>
          <w:lang w:val="es-BO"/>
        </w:rPr>
        <w:t>landmarks</w:t>
      </w:r>
      <w:proofErr w:type="spellEnd"/>
      <w:r w:rsidRPr="00FA7395">
        <w:rPr>
          <w:sz w:val="24"/>
          <w:szCs w:val="24"/>
          <w:lang w:val="es-BO"/>
        </w:rPr>
        <w:t xml:space="preserve"> faciales en lugar de píxeles crudos, lo que reduce el riesgo de aprender características de identidad del paciente en lugar de patrones clínicos de asimetría. Segundo, combina el análisis facial con síntomas neurológicos </w:t>
      </w:r>
      <w:proofErr w:type="spellStart"/>
      <w:r w:rsidRPr="00FA7395">
        <w:rPr>
          <w:sz w:val="24"/>
          <w:szCs w:val="24"/>
          <w:lang w:val="es-BO"/>
        </w:rPr>
        <w:t>autoreportados</w:t>
      </w:r>
      <w:proofErr w:type="spellEnd"/>
      <w:r w:rsidRPr="00FA7395">
        <w:rPr>
          <w:sz w:val="24"/>
          <w:szCs w:val="24"/>
          <w:lang w:val="es-BO"/>
        </w:rPr>
        <w:t xml:space="preserve"> mediante una tabla de decisión clínica inspirada en los protocolos FAST y ROSIER</w:t>
      </w:r>
      <w:r w:rsidR="006C58DD">
        <w:rPr>
          <w:sz w:val="24"/>
          <w:szCs w:val="24"/>
          <w:lang w:val="es-BO"/>
        </w:rPr>
        <w:t xml:space="preserve"> </w:t>
      </w:r>
      <w:r w:rsidR="00615003">
        <w:rPr>
          <w:sz w:val="24"/>
          <w:szCs w:val="24"/>
          <w:lang w:val="es-BO"/>
        </w:rPr>
        <w:fldChar w:fldCharType="begin"/>
      </w:r>
      <w:r w:rsidR="00615003">
        <w:rPr>
          <w:sz w:val="24"/>
          <w:szCs w:val="24"/>
          <w:lang w:val="es-BO"/>
        </w:rPr>
        <w:instrText xml:space="preserve"> ADDIN ZOTERO_ITEM CSL_CITATION {"citationID":"cPACctZG","properties":{"unsorted":false,"formattedCitation":"(Nor et\\uc0\\u160{}al., 2005)","plainCitation":"(Nor et al., 2005)","noteIndex":0},"citationItems":[{"id":3,"uris":["http://zotero.org/users/local/abaeYTm2/items/KFXV9JR7"],"itemData":{"id":3,"type":"article-journal","container-title":"The Lancet Neurology","DOI":"10.1016/S1474-4422(05)70201-5","ISSN":"1474-4422, 1474-4465","issue":"11","journalAbbreviation":"The Lancet Neurology","language":"English","page":"727-734","PMID":"16239179","publisher":"Elsevier","source":"www.thelancet.com","title":"The Recognition of Stroke in the Emergency Room (ROSIER) scale: development and validation of a stroke recognition instrument","title-short":"The Recognition of Stroke in the Emergency Room (ROSIER) scale","volume":"4","author":[{"family":"Nor","given":"Azlisham Mohd"},{"family":"Davis","given":"John"},{"family":"Sen","given":"Bas"},{"family":"Shipsey","given":"Dean"},{"family":"Louw","given":"Stephen J."},{"family":"Dyker","given":"Alexander G."},{"family":"Davis","given":"Michelle"},{"family":"Ford","given":"Gary A."}],"issued":{"date-parts":[["2005",11,1]]}}}],"schema":"https://github.com/citation-style-language/schema/raw/master/csl-citation.json"} </w:instrText>
      </w:r>
      <w:r w:rsidR="00615003">
        <w:rPr>
          <w:sz w:val="24"/>
          <w:szCs w:val="24"/>
          <w:lang w:val="es-BO"/>
        </w:rPr>
        <w:fldChar w:fldCharType="separate"/>
      </w:r>
      <w:r w:rsidR="00615003" w:rsidRPr="00615003">
        <w:rPr>
          <w:rFonts w:cs="Times New Roman"/>
          <w:sz w:val="24"/>
          <w:szCs w:val="24"/>
        </w:rPr>
        <w:t>(Nor et al., 2005)</w:t>
      </w:r>
      <w:r w:rsidR="00615003">
        <w:rPr>
          <w:sz w:val="24"/>
          <w:szCs w:val="24"/>
          <w:lang w:val="es-BO"/>
        </w:rPr>
        <w:fldChar w:fldCharType="end"/>
      </w:r>
      <w:r w:rsidR="00615003">
        <w:rPr>
          <w:rFonts w:cs="Times New Roman"/>
          <w:sz w:val="24"/>
          <w:szCs w:val="24"/>
        </w:rPr>
        <w:t>,</w:t>
      </w:r>
      <w:r w:rsidRPr="00FA7395">
        <w:rPr>
          <w:sz w:val="24"/>
          <w:szCs w:val="24"/>
          <w:lang w:val="es-BO"/>
        </w:rPr>
        <w:t>produciendo una estratificación de riesgo en tres niveles que va más allá de la clasificación binaria. Tercero, está diseñado para ejecutarse en hardware convencional sin GPU, lo que lo hace accesible en contextos con recursos computacionales limitados.</w:t>
      </w:r>
    </w:p>
    <w:p w14:paraId="2CAF13D7" w14:textId="77777777" w:rsidR="00FA7395" w:rsidRPr="00FA7395" w:rsidRDefault="00FA7395" w:rsidP="006728C1">
      <w:pPr>
        <w:spacing w:line="360" w:lineRule="auto"/>
        <w:jc w:val="both"/>
        <w:rPr>
          <w:sz w:val="24"/>
          <w:szCs w:val="24"/>
          <w:lang w:val="es-BO"/>
        </w:rPr>
      </w:pPr>
    </w:p>
    <w:p w14:paraId="5398F5DF" w14:textId="77777777" w:rsidR="00FA7395" w:rsidRPr="006C58DD" w:rsidRDefault="00FA7395" w:rsidP="006728C1">
      <w:pPr>
        <w:spacing w:line="360" w:lineRule="auto"/>
        <w:jc w:val="both"/>
        <w:rPr>
          <w:b/>
          <w:bCs/>
          <w:sz w:val="24"/>
          <w:szCs w:val="24"/>
          <w:lang w:val="es-BO"/>
        </w:rPr>
      </w:pPr>
      <w:r w:rsidRPr="006C58DD">
        <w:rPr>
          <w:b/>
          <w:bCs/>
          <w:sz w:val="24"/>
          <w:szCs w:val="24"/>
          <w:lang w:val="es-BO"/>
        </w:rPr>
        <w:t>Limitaciones</w:t>
      </w:r>
    </w:p>
    <w:p w14:paraId="2E1D52E4" w14:textId="77777777" w:rsidR="00FA7395" w:rsidRPr="00FA7395" w:rsidRDefault="00FA7395" w:rsidP="006728C1">
      <w:pPr>
        <w:spacing w:line="360" w:lineRule="auto"/>
        <w:jc w:val="both"/>
        <w:rPr>
          <w:sz w:val="24"/>
          <w:szCs w:val="24"/>
          <w:lang w:val="es-BO"/>
        </w:rPr>
      </w:pPr>
    </w:p>
    <w:p w14:paraId="53230E43" w14:textId="526AC66C" w:rsidR="006C58DD" w:rsidRDefault="00FA7395" w:rsidP="006728C1">
      <w:pPr>
        <w:spacing w:line="360" w:lineRule="auto"/>
        <w:jc w:val="both"/>
        <w:rPr>
          <w:sz w:val="24"/>
          <w:szCs w:val="24"/>
          <w:lang w:val="es-BO"/>
        </w:rPr>
      </w:pPr>
      <w:r w:rsidRPr="00FA7395">
        <w:rPr>
          <w:sz w:val="24"/>
          <w:szCs w:val="24"/>
          <w:lang w:val="es-BO"/>
        </w:rPr>
        <w:t xml:space="preserve">Entre las limitaciones del sistema se identifican las siguientes. El conjunto de datos de entrenamiento contiene únicamente 13 pacientes únicos de ACV, lo que limita la diversidad de patrones de asimetría representados y puede afectar la capacidad de generalización a casos con presentaciones clínicas atípicas. </w:t>
      </w:r>
      <w:r w:rsidR="00615003">
        <w:rPr>
          <w:sz w:val="24"/>
          <w:szCs w:val="24"/>
          <w:lang w:val="es-BO"/>
        </w:rPr>
        <w:fldChar w:fldCharType="begin"/>
      </w:r>
      <w:r w:rsidR="00615003">
        <w:rPr>
          <w:sz w:val="24"/>
          <w:szCs w:val="24"/>
          <w:lang w:val="es-BO"/>
        </w:rPr>
        <w:instrText xml:space="preserve"> ADDIN ZOTERO_ITEM CSL_CITATION {"citationID":"Tp0ZO6AS","properties":{"unsorted":false,"formattedCitation":"(Subramaniyan et\\uc0\\u160{}al., 2025)","plainCitation":"(Subramaniyan et al., 2025)","noteIndex":0},"citationItems":[{"id":8,"uris":["http://zotero.org/users/local/abaeYTm2/items/T765JVPG"],"itemData":{"id":8,"type":"article-journal","abstract":"span lang=\"EN-US\"&gt;Facial paralysis (FP) weakens facial muscles, leading to asymmetric facial actions and complicating stroke diagnosis. Machine learning (ML) and deep learning (DL) systems have been explored for diagnosing FP, but the effectiveness of these methods is hindered by the limited size and diversity of available datasets. This study proposes a novel deep ensemble transfer learning method for accurate stroke diagnosis using facial paralysis imaging (DETLM-ASDFPI). The method leverages pre-trained models to reduce computation costs on edge devices. The framework includes data acquisition, preparation, and pre-processing, with image rescaling to standardize input dimensions. Feature extraction is performed using a deep capsule network (DCapsNet) to capture complex features. For stroke detection, an ensemble transfer learning model integrates three classifiers: gated recurrent unit (GRU), deep convolutional neural network (DCNN), and stacked sparse auto-encoder (SSAE). The hippopotamus optimization algorithm (HOA) is applied to fine-tune model parameters. The method was validated using two benchmark datasets, Massachusetts eye and ear infirmary (MEEI) and YouTube facial palsy (YFP), achieving an accuracy of 97.06%, outperforming recent approaches. This research demonstrates the effectiveness of the DETLM-ASDFPI method in accurately diagnosing strokes from FP images while addressing challenges related to dataset limitations and computational efficiency.","container-title":"IAES International Journal of Artificial Intelligence (IJ-AI)","DOI":"10.11591/ijai.v14.i5.pp4074-4089","journalAbbreviation":"IAES International Journal of Artificial Intelligence (IJ-AI)","page":"4074","source":"ResearchGate","title":"Facial paralysis image analysis for stroke detection using deep ensemble transfer learning and optimization","volume":"14","author":[{"family":"Subramaniyan","given":"Kiruthiga"},{"family":"Anbuananth","given":"Chinnasamy"},{"family":"Venkatesan","given":"Dhilip"}],"issued":{"date-parts":[["2025",10,1]]}}}],"schema":"https://github.com/citation-style-language/schema/raw/master/csl-citation.json"} </w:instrText>
      </w:r>
      <w:r w:rsidR="00615003">
        <w:rPr>
          <w:sz w:val="24"/>
          <w:szCs w:val="24"/>
          <w:lang w:val="es-BO"/>
        </w:rPr>
        <w:fldChar w:fldCharType="separate"/>
      </w:r>
      <w:r w:rsidR="00615003" w:rsidRPr="00615003">
        <w:rPr>
          <w:rFonts w:cs="Times New Roman"/>
          <w:sz w:val="24"/>
          <w:szCs w:val="24"/>
        </w:rPr>
        <w:t>(Subramaniyan et al., 2025)</w:t>
      </w:r>
      <w:r w:rsidR="00615003">
        <w:rPr>
          <w:sz w:val="24"/>
          <w:szCs w:val="24"/>
          <w:lang w:val="es-BO"/>
        </w:rPr>
        <w:fldChar w:fldCharType="end"/>
      </w:r>
    </w:p>
    <w:p w14:paraId="3601B75E" w14:textId="73AD1C49" w:rsidR="00FA7395" w:rsidRPr="00FA7395" w:rsidRDefault="00FA7395" w:rsidP="006728C1">
      <w:pPr>
        <w:spacing w:line="360" w:lineRule="auto"/>
        <w:jc w:val="both"/>
        <w:rPr>
          <w:sz w:val="24"/>
          <w:szCs w:val="24"/>
          <w:lang w:val="es-BO"/>
        </w:rPr>
      </w:pPr>
      <w:r w:rsidRPr="00FA7395">
        <w:rPr>
          <w:sz w:val="24"/>
          <w:szCs w:val="24"/>
          <w:lang w:val="es-BO"/>
        </w:rPr>
        <w:t xml:space="preserve">Las fotografías con mala iluminación, ángulo no frontal o resolución baja pueden afectar la detección de </w:t>
      </w:r>
      <w:proofErr w:type="spellStart"/>
      <w:r w:rsidRPr="00FA7395">
        <w:rPr>
          <w:sz w:val="24"/>
          <w:szCs w:val="24"/>
          <w:lang w:val="es-BO"/>
        </w:rPr>
        <w:t>landmarks</w:t>
      </w:r>
      <w:proofErr w:type="spellEnd"/>
      <w:r w:rsidRPr="00FA7395">
        <w:rPr>
          <w:sz w:val="24"/>
          <w:szCs w:val="24"/>
          <w:lang w:val="es-BO"/>
        </w:rPr>
        <w:t xml:space="preserve"> por parte de </w:t>
      </w:r>
      <w:proofErr w:type="spellStart"/>
      <w:r w:rsidRPr="00FA7395">
        <w:rPr>
          <w:sz w:val="24"/>
          <w:szCs w:val="24"/>
          <w:lang w:val="es-BO"/>
        </w:rPr>
        <w:t>MediaPipe</w:t>
      </w:r>
      <w:proofErr w:type="spellEnd"/>
      <w:r w:rsidRPr="00FA7395">
        <w:rPr>
          <w:sz w:val="24"/>
          <w:szCs w:val="24"/>
          <w:lang w:val="es-BO"/>
        </w:rPr>
        <w:t xml:space="preserve"> y producir métricas erróneas. El </w:t>
      </w:r>
      <w:r w:rsidRPr="00FA7395">
        <w:rPr>
          <w:sz w:val="24"/>
          <w:szCs w:val="24"/>
          <w:lang w:val="es-BO"/>
        </w:rPr>
        <w:lastRenderedPageBreak/>
        <w:t>sistema evalúa asimetría facial en fotografías estáticas, sin considerar la dinámica del movimiento facial que podría aportar información adicional sobre el grado de parálisis. Finalmente, la tabla de decisión clínica utilizada no ha sido validada prospectivamente con datos reales de pacientes, por lo que sus umbrales de estratificación deben interpretarse como orientativos y no como criterios diagnósticos.</w:t>
      </w:r>
    </w:p>
    <w:p w14:paraId="7AE45003" w14:textId="77777777" w:rsidR="00FA7395" w:rsidRPr="00FA7395" w:rsidRDefault="00FA7395" w:rsidP="006728C1">
      <w:pPr>
        <w:spacing w:line="360" w:lineRule="auto"/>
        <w:jc w:val="both"/>
        <w:rPr>
          <w:sz w:val="24"/>
          <w:szCs w:val="24"/>
          <w:lang w:val="es-BO"/>
        </w:rPr>
      </w:pPr>
    </w:p>
    <w:p w14:paraId="23DE6C24" w14:textId="77777777" w:rsidR="00FA7395" w:rsidRPr="006272E3" w:rsidRDefault="00FA7395" w:rsidP="006728C1">
      <w:pPr>
        <w:spacing w:line="360" w:lineRule="auto"/>
        <w:jc w:val="both"/>
        <w:rPr>
          <w:b/>
          <w:bCs/>
          <w:sz w:val="24"/>
          <w:szCs w:val="24"/>
          <w:lang w:val="es-BO"/>
        </w:rPr>
      </w:pPr>
      <w:r w:rsidRPr="006272E3">
        <w:rPr>
          <w:b/>
          <w:bCs/>
          <w:sz w:val="24"/>
          <w:szCs w:val="24"/>
          <w:lang w:val="es-BO"/>
        </w:rPr>
        <w:t>Trabajo futuro</w:t>
      </w:r>
    </w:p>
    <w:p w14:paraId="26E76E08" w14:textId="77777777" w:rsidR="00FA7395" w:rsidRPr="00FA7395" w:rsidRDefault="00FA7395" w:rsidP="006728C1">
      <w:pPr>
        <w:spacing w:line="360" w:lineRule="auto"/>
        <w:jc w:val="both"/>
        <w:rPr>
          <w:sz w:val="24"/>
          <w:szCs w:val="24"/>
          <w:lang w:val="es-BO"/>
        </w:rPr>
      </w:pPr>
    </w:p>
    <w:p w14:paraId="7CF80727" w14:textId="1774F14A" w:rsidR="00FA7395" w:rsidRPr="00FA7395" w:rsidRDefault="00FA7395" w:rsidP="006728C1">
      <w:pPr>
        <w:spacing w:line="360" w:lineRule="auto"/>
        <w:jc w:val="both"/>
        <w:rPr>
          <w:sz w:val="24"/>
          <w:szCs w:val="24"/>
          <w:lang w:val="es-BO"/>
        </w:rPr>
      </w:pPr>
      <w:r w:rsidRPr="00FA7395">
        <w:rPr>
          <w:sz w:val="24"/>
          <w:szCs w:val="24"/>
          <w:lang w:val="es-BO"/>
        </w:rPr>
        <w:t>Como líneas de trabajo futuro se propone ampliar el conjunto de datos con mayor diversidad de pacientes y condiciones de captura para mejorar la robustez del modelo. Se propone también incorporar análisis de video para evaluar la dinámica facial durante movimientos voluntarios, lo que permitiría calcular métricas adicionales como la simetría en el cierre palpebral o la elevación de la comisura labial al sonreír. Asimismo, se considera el desarrollo de una versión móvil nativa con captura de imagen directamente desde la cámara del dispositivo, y la validación prospectiva del sistema con datos clínicos reales para ajustar los umbrales de la tabla de decisión.</w:t>
      </w:r>
    </w:p>
    <w:p w14:paraId="32A9BCB9" w14:textId="34B9E21E" w:rsidR="00FA7395" w:rsidRDefault="00FA7395" w:rsidP="006728C1">
      <w:pPr>
        <w:spacing w:line="360" w:lineRule="auto"/>
        <w:jc w:val="both"/>
        <w:rPr>
          <w:lang w:val="es-BO"/>
        </w:rPr>
      </w:pPr>
    </w:p>
    <w:p w14:paraId="5A247BBA" w14:textId="44AB7ED0" w:rsidR="00FA7395" w:rsidRDefault="00FA7395" w:rsidP="006728C1">
      <w:pPr>
        <w:spacing w:line="360" w:lineRule="auto"/>
        <w:jc w:val="both"/>
        <w:rPr>
          <w:lang w:val="es-BO"/>
        </w:rPr>
      </w:pPr>
    </w:p>
    <w:p w14:paraId="022CCF27" w14:textId="0C13B9A1" w:rsidR="00FA7395" w:rsidRDefault="00FA7395" w:rsidP="006728C1">
      <w:pPr>
        <w:spacing w:line="360" w:lineRule="auto"/>
        <w:jc w:val="both"/>
        <w:rPr>
          <w:lang w:val="es-BO"/>
        </w:rPr>
      </w:pPr>
    </w:p>
    <w:p w14:paraId="6BC4FA47" w14:textId="7EC26DBE" w:rsidR="00FA7395" w:rsidRDefault="00FA7395" w:rsidP="006728C1">
      <w:pPr>
        <w:spacing w:line="360" w:lineRule="auto"/>
        <w:jc w:val="both"/>
        <w:rPr>
          <w:lang w:val="es-BO"/>
        </w:rPr>
      </w:pPr>
    </w:p>
    <w:p w14:paraId="03F8FB9A" w14:textId="01D8F3E1" w:rsidR="00FA7395" w:rsidRDefault="00FA7395" w:rsidP="006728C1">
      <w:pPr>
        <w:spacing w:line="360" w:lineRule="auto"/>
        <w:jc w:val="both"/>
        <w:rPr>
          <w:lang w:val="es-BO"/>
        </w:rPr>
      </w:pPr>
    </w:p>
    <w:p w14:paraId="7B10A34D" w14:textId="4855B364" w:rsidR="00FA7395" w:rsidRDefault="00FA7395" w:rsidP="006728C1">
      <w:pPr>
        <w:spacing w:line="360" w:lineRule="auto"/>
        <w:jc w:val="both"/>
        <w:rPr>
          <w:lang w:val="es-BO"/>
        </w:rPr>
      </w:pPr>
    </w:p>
    <w:p w14:paraId="1ACFDBD2" w14:textId="3330CE9F" w:rsidR="00FA7395" w:rsidRDefault="00FA7395" w:rsidP="006728C1">
      <w:pPr>
        <w:spacing w:line="360" w:lineRule="auto"/>
        <w:jc w:val="both"/>
        <w:rPr>
          <w:lang w:val="es-BO"/>
        </w:rPr>
      </w:pPr>
    </w:p>
    <w:p w14:paraId="7273809A" w14:textId="541981CA" w:rsidR="00FA7395" w:rsidRDefault="00FA7395" w:rsidP="006728C1">
      <w:pPr>
        <w:spacing w:line="360" w:lineRule="auto"/>
        <w:jc w:val="both"/>
        <w:rPr>
          <w:lang w:val="es-BO"/>
        </w:rPr>
      </w:pPr>
    </w:p>
    <w:p w14:paraId="7195074F" w14:textId="7D46553C" w:rsidR="00FA7395" w:rsidRDefault="00FA7395" w:rsidP="006728C1">
      <w:pPr>
        <w:spacing w:line="360" w:lineRule="auto"/>
        <w:jc w:val="both"/>
        <w:rPr>
          <w:lang w:val="es-BO"/>
        </w:rPr>
      </w:pPr>
    </w:p>
    <w:p w14:paraId="0E40E299" w14:textId="6A41CE89" w:rsidR="00FA7395" w:rsidRDefault="00FA7395" w:rsidP="006728C1">
      <w:pPr>
        <w:spacing w:line="360" w:lineRule="auto"/>
        <w:jc w:val="both"/>
        <w:rPr>
          <w:lang w:val="es-BO"/>
        </w:rPr>
      </w:pPr>
    </w:p>
    <w:p w14:paraId="799D5E7E" w14:textId="253F0A3A" w:rsidR="00FA7395" w:rsidRDefault="00FA7395" w:rsidP="006728C1">
      <w:pPr>
        <w:spacing w:line="360" w:lineRule="auto"/>
        <w:jc w:val="both"/>
        <w:rPr>
          <w:lang w:val="es-BO"/>
        </w:rPr>
      </w:pPr>
    </w:p>
    <w:p w14:paraId="7E780FAF" w14:textId="5EFEAAC0" w:rsidR="00FA7395" w:rsidRDefault="00FA7395" w:rsidP="006728C1">
      <w:pPr>
        <w:spacing w:line="360" w:lineRule="auto"/>
        <w:jc w:val="both"/>
        <w:rPr>
          <w:lang w:val="es-BO"/>
        </w:rPr>
      </w:pPr>
    </w:p>
    <w:p w14:paraId="6AE98374" w14:textId="1B64F513" w:rsidR="00FA7395" w:rsidRDefault="00FA7395" w:rsidP="006728C1">
      <w:pPr>
        <w:spacing w:line="360" w:lineRule="auto"/>
        <w:jc w:val="both"/>
        <w:rPr>
          <w:lang w:val="es-BO"/>
        </w:rPr>
      </w:pPr>
    </w:p>
    <w:p w14:paraId="0B1A9E2A" w14:textId="173276F2" w:rsidR="00FA7395" w:rsidRDefault="00FA7395" w:rsidP="006728C1">
      <w:pPr>
        <w:spacing w:line="360" w:lineRule="auto"/>
        <w:jc w:val="both"/>
        <w:rPr>
          <w:lang w:val="es-BO"/>
        </w:rPr>
      </w:pPr>
    </w:p>
    <w:p w14:paraId="0609D28C" w14:textId="41DEF3EA" w:rsidR="00FA7395" w:rsidRDefault="00FA7395" w:rsidP="006728C1">
      <w:pPr>
        <w:spacing w:line="360" w:lineRule="auto"/>
        <w:jc w:val="both"/>
        <w:rPr>
          <w:lang w:val="es-BO"/>
        </w:rPr>
      </w:pPr>
    </w:p>
    <w:p w14:paraId="2140348C" w14:textId="372C9ED9" w:rsidR="00FA7395" w:rsidRDefault="00FA7395" w:rsidP="006728C1">
      <w:pPr>
        <w:spacing w:line="360" w:lineRule="auto"/>
        <w:jc w:val="both"/>
        <w:rPr>
          <w:lang w:val="es-BO"/>
        </w:rPr>
      </w:pPr>
    </w:p>
    <w:p w14:paraId="45D6C951" w14:textId="5BF60423" w:rsidR="00FA7395" w:rsidRDefault="00FA7395" w:rsidP="006728C1">
      <w:pPr>
        <w:spacing w:line="360" w:lineRule="auto"/>
        <w:jc w:val="both"/>
        <w:rPr>
          <w:lang w:val="es-BO"/>
        </w:rPr>
      </w:pPr>
    </w:p>
    <w:p w14:paraId="08099925" w14:textId="7344DF87" w:rsidR="00FA7395" w:rsidRDefault="00FA7395" w:rsidP="006728C1">
      <w:pPr>
        <w:spacing w:line="360" w:lineRule="auto"/>
        <w:jc w:val="both"/>
        <w:rPr>
          <w:lang w:val="es-BO"/>
        </w:rPr>
      </w:pPr>
    </w:p>
    <w:p w14:paraId="34403C00" w14:textId="1F4A8C84" w:rsidR="00FA7395" w:rsidRDefault="00FA7395" w:rsidP="006728C1">
      <w:pPr>
        <w:spacing w:line="360" w:lineRule="auto"/>
        <w:jc w:val="both"/>
        <w:rPr>
          <w:lang w:val="es-BO"/>
        </w:rPr>
      </w:pPr>
    </w:p>
    <w:p w14:paraId="25396E0E" w14:textId="1C920B1D" w:rsidR="006272E3" w:rsidRDefault="00737FB0" w:rsidP="006728C1">
      <w:pPr>
        <w:pStyle w:val="Ttulo1"/>
        <w:spacing w:line="360" w:lineRule="auto"/>
        <w:jc w:val="both"/>
        <w:rPr>
          <w:lang w:val="es-BO"/>
        </w:rPr>
      </w:pPr>
      <w:bookmarkStart w:id="9" w:name="Conclusiones"/>
      <w:bookmarkEnd w:id="9"/>
      <w:r w:rsidRPr="00280047">
        <w:rPr>
          <w:lang w:val="es-BO"/>
        </w:rPr>
        <w:t>Conclusiones</w:t>
      </w:r>
      <w:r w:rsidR="006272E3" w:rsidRPr="006272E3">
        <w:rPr>
          <w:lang w:val="es-BO"/>
        </w:rPr>
        <w:t xml:space="preserve"> </w:t>
      </w:r>
    </w:p>
    <w:p w14:paraId="3136214E" w14:textId="77777777" w:rsidR="00B604C0" w:rsidRPr="00B604C0" w:rsidRDefault="00B604C0" w:rsidP="006728C1">
      <w:pPr>
        <w:spacing w:line="360" w:lineRule="auto"/>
        <w:jc w:val="both"/>
        <w:rPr>
          <w:sz w:val="24"/>
          <w:szCs w:val="24"/>
          <w:lang w:val="es-BO"/>
        </w:rPr>
      </w:pPr>
      <w:r w:rsidRPr="00B604C0">
        <w:rPr>
          <w:sz w:val="24"/>
          <w:szCs w:val="24"/>
          <w:lang w:val="es-BO"/>
        </w:rPr>
        <w:t>El presente trabajo desarrolló un sistema de software para la detección temprana de accidente cerebrovascular mediante el análisis automatizado de asimetría facial, integrando visión por computadora, aprendizaje automático y una interfaz web accesible. Los resultados obtenidos permiten extraer las siguientes conclusiones.</w:t>
      </w:r>
    </w:p>
    <w:p w14:paraId="04A88C33" w14:textId="77777777" w:rsidR="00B604C0" w:rsidRPr="00B604C0" w:rsidRDefault="00B604C0" w:rsidP="006728C1">
      <w:pPr>
        <w:spacing w:line="360" w:lineRule="auto"/>
        <w:jc w:val="both"/>
        <w:rPr>
          <w:sz w:val="24"/>
          <w:szCs w:val="24"/>
          <w:lang w:val="es-BO"/>
        </w:rPr>
      </w:pPr>
    </w:p>
    <w:p w14:paraId="5117325B" w14:textId="77777777" w:rsidR="00B604C0" w:rsidRPr="00B604C0" w:rsidRDefault="00B604C0" w:rsidP="006728C1">
      <w:pPr>
        <w:spacing w:line="360" w:lineRule="auto"/>
        <w:jc w:val="both"/>
        <w:rPr>
          <w:sz w:val="24"/>
          <w:szCs w:val="24"/>
          <w:lang w:val="es-BO"/>
        </w:rPr>
      </w:pPr>
      <w:r w:rsidRPr="00B604C0">
        <w:rPr>
          <w:sz w:val="24"/>
          <w:szCs w:val="24"/>
          <w:lang w:val="es-BO"/>
        </w:rPr>
        <w:t xml:space="preserve">El enfoque basado en </w:t>
      </w:r>
      <w:proofErr w:type="spellStart"/>
      <w:r w:rsidRPr="00B604C0">
        <w:rPr>
          <w:sz w:val="24"/>
          <w:szCs w:val="24"/>
          <w:lang w:val="es-BO"/>
        </w:rPr>
        <w:t>landmarks</w:t>
      </w:r>
      <w:proofErr w:type="spellEnd"/>
      <w:r w:rsidRPr="00B604C0">
        <w:rPr>
          <w:sz w:val="24"/>
          <w:szCs w:val="24"/>
          <w:lang w:val="es-BO"/>
        </w:rPr>
        <w:t xml:space="preserve"> geométricos extraídos con </w:t>
      </w:r>
      <w:proofErr w:type="spellStart"/>
      <w:r w:rsidRPr="00B604C0">
        <w:rPr>
          <w:sz w:val="24"/>
          <w:szCs w:val="24"/>
          <w:lang w:val="es-BO"/>
        </w:rPr>
        <w:t>MediaPipe</w:t>
      </w:r>
      <w:proofErr w:type="spellEnd"/>
      <w:r w:rsidRPr="00B604C0">
        <w:rPr>
          <w:sz w:val="24"/>
          <w:szCs w:val="24"/>
          <w:lang w:val="es-BO"/>
        </w:rPr>
        <w:t xml:space="preserve"> </w:t>
      </w:r>
      <w:proofErr w:type="spellStart"/>
      <w:r w:rsidRPr="00B604C0">
        <w:rPr>
          <w:sz w:val="24"/>
          <w:szCs w:val="24"/>
          <w:lang w:val="es-BO"/>
        </w:rPr>
        <w:t>Face</w:t>
      </w:r>
      <w:proofErr w:type="spellEnd"/>
      <w:r w:rsidRPr="00B604C0">
        <w:rPr>
          <w:sz w:val="24"/>
          <w:szCs w:val="24"/>
          <w:lang w:val="es-BO"/>
        </w:rPr>
        <w:t xml:space="preserve"> </w:t>
      </w:r>
      <w:proofErr w:type="spellStart"/>
      <w:r w:rsidRPr="00B604C0">
        <w:rPr>
          <w:sz w:val="24"/>
          <w:szCs w:val="24"/>
          <w:lang w:val="es-BO"/>
        </w:rPr>
        <w:t>Mesh</w:t>
      </w:r>
      <w:proofErr w:type="spellEnd"/>
      <w:r w:rsidRPr="00B604C0">
        <w:rPr>
          <w:sz w:val="24"/>
          <w:szCs w:val="24"/>
          <w:lang w:val="es-BO"/>
        </w:rPr>
        <w:t xml:space="preserve"> demostró ser una alternativa viable y robusta frente a la clasificación directa de imágenes mediante redes convolucionales profundas. Al representar cada imagen como un vector de ocho métricas de asimetría normalizadas en lugar de píxeles crudos, el sistema eliminó el riesgo de aprendizaje de características de identidad del paciente, problema que comprometió los experimentos iniciales con MobileNetV2 y que constituye una limitación frecuente en </w:t>
      </w:r>
      <w:proofErr w:type="spellStart"/>
      <w:r w:rsidRPr="00B604C0">
        <w:rPr>
          <w:sz w:val="24"/>
          <w:szCs w:val="24"/>
          <w:lang w:val="es-BO"/>
        </w:rPr>
        <w:t>datasets</w:t>
      </w:r>
      <w:proofErr w:type="spellEnd"/>
      <w:r w:rsidRPr="00B604C0">
        <w:rPr>
          <w:sz w:val="24"/>
          <w:szCs w:val="24"/>
          <w:lang w:val="es-BO"/>
        </w:rPr>
        <w:t xml:space="preserve"> médicos con múltiples fotografías por sujeto.</w:t>
      </w:r>
    </w:p>
    <w:p w14:paraId="01F39EE2" w14:textId="77777777" w:rsidR="00B604C0" w:rsidRPr="00B604C0" w:rsidRDefault="00B604C0" w:rsidP="006728C1">
      <w:pPr>
        <w:spacing w:line="360" w:lineRule="auto"/>
        <w:jc w:val="both"/>
        <w:rPr>
          <w:sz w:val="24"/>
          <w:szCs w:val="24"/>
          <w:lang w:val="es-BO"/>
        </w:rPr>
      </w:pPr>
    </w:p>
    <w:p w14:paraId="7A230510" w14:textId="77777777" w:rsidR="00B604C0" w:rsidRPr="00B604C0" w:rsidRDefault="00B604C0" w:rsidP="006728C1">
      <w:pPr>
        <w:spacing w:line="360" w:lineRule="auto"/>
        <w:jc w:val="both"/>
        <w:rPr>
          <w:sz w:val="24"/>
          <w:szCs w:val="24"/>
          <w:lang w:val="es-BO"/>
        </w:rPr>
      </w:pPr>
      <w:r w:rsidRPr="00B604C0">
        <w:rPr>
          <w:sz w:val="24"/>
          <w:szCs w:val="24"/>
          <w:lang w:val="es-BO"/>
        </w:rPr>
        <w:t>La red neuronal densa entrenada sobre dichas métricas alcanzó una exactitud del 97.46% y un área bajo la curva ROC de 0.9982 sobre el conjunto de validación, y una especificidad del 98.2% sobre el conjunto de prueba. Esta alta especificidad tiene implicaciones prácticas directas para el contexto de aplicación propuesto: en un sistema de orientación prehospitalaria destinado a usuarios sin formación médica, minimizar las alarmas falsas es tan importante como detectar los casos reales, dado que una alta tasa de falsos positivos erosiona la confianza del usuario y reduce la utilidad de la herramienta.</w:t>
      </w:r>
    </w:p>
    <w:p w14:paraId="2C86232A" w14:textId="77777777" w:rsidR="00B604C0" w:rsidRPr="00B604C0" w:rsidRDefault="00B604C0" w:rsidP="006728C1">
      <w:pPr>
        <w:spacing w:line="360" w:lineRule="auto"/>
        <w:jc w:val="both"/>
        <w:rPr>
          <w:sz w:val="24"/>
          <w:szCs w:val="24"/>
          <w:lang w:val="es-BO"/>
        </w:rPr>
      </w:pPr>
    </w:p>
    <w:p w14:paraId="30FFBF7A" w14:textId="77777777" w:rsidR="00B604C0" w:rsidRPr="00B604C0" w:rsidRDefault="00B604C0" w:rsidP="006728C1">
      <w:pPr>
        <w:spacing w:line="360" w:lineRule="auto"/>
        <w:jc w:val="both"/>
        <w:rPr>
          <w:sz w:val="24"/>
          <w:szCs w:val="24"/>
          <w:lang w:val="es-BO"/>
        </w:rPr>
      </w:pPr>
      <w:r w:rsidRPr="00B604C0">
        <w:rPr>
          <w:sz w:val="24"/>
          <w:szCs w:val="24"/>
          <w:lang w:val="es-BO"/>
        </w:rPr>
        <w:t xml:space="preserve">La integración de la tabla de decisión clínica inspirada en los protocolos FAST y ROSIER permitió combinar la evidencia objetiva del análisis facial con síntomas neurológicos </w:t>
      </w:r>
      <w:proofErr w:type="spellStart"/>
      <w:r w:rsidRPr="00B604C0">
        <w:rPr>
          <w:sz w:val="24"/>
          <w:szCs w:val="24"/>
          <w:lang w:val="es-BO"/>
        </w:rPr>
        <w:t>autoreportados</w:t>
      </w:r>
      <w:proofErr w:type="spellEnd"/>
      <w:r w:rsidRPr="00B604C0">
        <w:rPr>
          <w:sz w:val="24"/>
          <w:szCs w:val="24"/>
          <w:lang w:val="es-BO"/>
        </w:rPr>
        <w:t xml:space="preserve">, produciendo una estratificación del riesgo en tres niveles que replica el razonamiento clínico de los protocolos de </w:t>
      </w:r>
      <w:proofErr w:type="spellStart"/>
      <w:r w:rsidRPr="00B604C0">
        <w:rPr>
          <w:sz w:val="24"/>
          <w:szCs w:val="24"/>
          <w:lang w:val="es-BO"/>
        </w:rPr>
        <w:t>triaje</w:t>
      </w:r>
      <w:proofErr w:type="spellEnd"/>
      <w:r w:rsidRPr="00B604C0">
        <w:rPr>
          <w:sz w:val="24"/>
          <w:szCs w:val="24"/>
          <w:lang w:val="es-BO"/>
        </w:rPr>
        <w:t xml:space="preserve"> prehospitalario. Esta combinación multimodal es conceptualmente más sólida que la clasificación binaria aislada, dado que </w:t>
      </w:r>
      <w:r w:rsidRPr="00B604C0">
        <w:rPr>
          <w:sz w:val="24"/>
          <w:szCs w:val="24"/>
          <w:lang w:val="es-BO"/>
        </w:rPr>
        <w:lastRenderedPageBreak/>
        <w:t>ninguna señal individual es suficiente para orientar la decisión de buscar atención médica de urgencia.</w:t>
      </w:r>
    </w:p>
    <w:p w14:paraId="5E616E28" w14:textId="77777777" w:rsidR="00B604C0" w:rsidRPr="00B604C0" w:rsidRDefault="00B604C0" w:rsidP="006728C1">
      <w:pPr>
        <w:spacing w:line="360" w:lineRule="auto"/>
        <w:jc w:val="both"/>
        <w:rPr>
          <w:sz w:val="24"/>
          <w:szCs w:val="24"/>
          <w:lang w:val="es-BO"/>
        </w:rPr>
      </w:pPr>
    </w:p>
    <w:p w14:paraId="5ACBCF45" w14:textId="77777777" w:rsidR="00B604C0" w:rsidRPr="00B604C0" w:rsidRDefault="00B604C0" w:rsidP="006728C1">
      <w:pPr>
        <w:spacing w:line="360" w:lineRule="auto"/>
        <w:jc w:val="both"/>
        <w:rPr>
          <w:sz w:val="24"/>
          <w:szCs w:val="24"/>
          <w:lang w:val="es-BO"/>
        </w:rPr>
      </w:pPr>
      <w:r w:rsidRPr="00B604C0">
        <w:rPr>
          <w:sz w:val="24"/>
          <w:szCs w:val="24"/>
          <w:lang w:val="es-BO"/>
        </w:rPr>
        <w:t xml:space="preserve">Desde una perspectiva de ingeniería de software, el sistema demuestra que es posible implementar una herramienta de apoyo clínico funcional utilizando exclusivamente tecnologías de código abierto — </w:t>
      </w:r>
      <w:proofErr w:type="spellStart"/>
      <w:r w:rsidRPr="00B604C0">
        <w:rPr>
          <w:sz w:val="24"/>
          <w:szCs w:val="24"/>
          <w:lang w:val="es-BO"/>
        </w:rPr>
        <w:t>MediaPipe</w:t>
      </w:r>
      <w:proofErr w:type="spellEnd"/>
      <w:r w:rsidRPr="00B604C0">
        <w:rPr>
          <w:sz w:val="24"/>
          <w:szCs w:val="24"/>
          <w:lang w:val="es-BO"/>
        </w:rPr>
        <w:t xml:space="preserve">, </w:t>
      </w:r>
      <w:proofErr w:type="spellStart"/>
      <w:r w:rsidRPr="00B604C0">
        <w:rPr>
          <w:sz w:val="24"/>
          <w:szCs w:val="24"/>
          <w:lang w:val="es-BO"/>
        </w:rPr>
        <w:t>TensorFlow</w:t>
      </w:r>
      <w:proofErr w:type="spellEnd"/>
      <w:r w:rsidRPr="00B604C0">
        <w:rPr>
          <w:sz w:val="24"/>
          <w:szCs w:val="24"/>
          <w:lang w:val="es-BO"/>
        </w:rPr>
        <w:t xml:space="preserve">, </w:t>
      </w:r>
      <w:proofErr w:type="spellStart"/>
      <w:r w:rsidRPr="00B604C0">
        <w:rPr>
          <w:sz w:val="24"/>
          <w:szCs w:val="24"/>
          <w:lang w:val="es-BO"/>
        </w:rPr>
        <w:t>FastAPI</w:t>
      </w:r>
      <w:proofErr w:type="spellEnd"/>
      <w:r w:rsidRPr="00B604C0">
        <w:rPr>
          <w:sz w:val="24"/>
          <w:szCs w:val="24"/>
          <w:lang w:val="es-BO"/>
        </w:rPr>
        <w:t xml:space="preserve"> y </w:t>
      </w:r>
      <w:proofErr w:type="spellStart"/>
      <w:r w:rsidRPr="00B604C0">
        <w:rPr>
          <w:sz w:val="24"/>
          <w:szCs w:val="24"/>
          <w:lang w:val="es-BO"/>
        </w:rPr>
        <w:t>React</w:t>
      </w:r>
      <w:proofErr w:type="spellEnd"/>
      <w:r w:rsidRPr="00B604C0">
        <w:rPr>
          <w:sz w:val="24"/>
          <w:szCs w:val="24"/>
          <w:lang w:val="es-BO"/>
        </w:rPr>
        <w:t xml:space="preserve"> — sin requerir infraestructura especializada ni GPU, lo que hace viable su despliegue en el contexto boliviano donde el acceso a recursos computacionales avanzados es limitado.</w:t>
      </w:r>
    </w:p>
    <w:p w14:paraId="57DB62A1" w14:textId="77777777" w:rsidR="00B604C0" w:rsidRPr="00B604C0" w:rsidRDefault="00B604C0" w:rsidP="006728C1">
      <w:pPr>
        <w:spacing w:line="360" w:lineRule="auto"/>
        <w:jc w:val="both"/>
        <w:rPr>
          <w:sz w:val="24"/>
          <w:szCs w:val="24"/>
          <w:lang w:val="es-BO"/>
        </w:rPr>
      </w:pPr>
    </w:p>
    <w:p w14:paraId="29C12829" w14:textId="1663AF28" w:rsidR="00B604C0" w:rsidRPr="00B604C0" w:rsidRDefault="00B604C0" w:rsidP="006728C1">
      <w:pPr>
        <w:spacing w:line="360" w:lineRule="auto"/>
        <w:jc w:val="both"/>
        <w:rPr>
          <w:sz w:val="24"/>
          <w:szCs w:val="24"/>
          <w:lang w:val="es-BO"/>
        </w:rPr>
      </w:pPr>
      <w:r w:rsidRPr="00B604C0">
        <w:rPr>
          <w:sz w:val="24"/>
          <w:szCs w:val="24"/>
          <w:lang w:val="es-BO"/>
        </w:rPr>
        <w:t>El sistema desarrollado no pretende reemplazar el diagnóstico médico profesional ni reproducir la precisión de los protocolos clínicos validados en entornos hospitalarios. Su contribución reside en reducir la brecha entre el inicio de los síntomas y la decisión de buscar atención especializada, actuando como una primera línea de orientación accesible para la población general. En el contexto del ACV, donde cada minuto sin atención representa pérdida neuronal irreversible, una herramienta que acelere esa decisión tiene valor clínico real independientemente de su precisión diagnóstica absoluta.</w:t>
      </w:r>
    </w:p>
    <w:p w14:paraId="7A5934EC" w14:textId="39843488" w:rsidR="00615003" w:rsidRPr="00C803F6" w:rsidRDefault="00737FB0" w:rsidP="006728C1">
      <w:pPr>
        <w:pStyle w:val="Ttulo1"/>
        <w:spacing w:line="360" w:lineRule="auto"/>
        <w:jc w:val="both"/>
      </w:pPr>
      <w:bookmarkStart w:id="10" w:name="Después_de_presentar_los_resultados,_se_"/>
      <w:bookmarkStart w:id="11" w:name="Referencias"/>
      <w:bookmarkEnd w:id="10"/>
      <w:bookmarkEnd w:id="11"/>
      <w:proofErr w:type="spellStart"/>
      <w:r w:rsidRPr="00C803F6">
        <w:t>Referencias</w:t>
      </w:r>
      <w:bookmarkStart w:id="12" w:name="Sobre_el_autor_(si_es_mujer_escriba_sobr"/>
      <w:bookmarkEnd w:id="12"/>
      <w:proofErr w:type="spellEnd"/>
    </w:p>
    <w:p w14:paraId="0F183546" w14:textId="63BB515E" w:rsidR="00615003" w:rsidRPr="00C803F6" w:rsidRDefault="00615003" w:rsidP="006728C1">
      <w:pPr>
        <w:spacing w:line="360" w:lineRule="auto"/>
        <w:jc w:val="both"/>
        <w:rPr>
          <w:lang w:val="en-US"/>
        </w:rPr>
      </w:pPr>
    </w:p>
    <w:p w14:paraId="1233D59C" w14:textId="5A1C6758" w:rsidR="00B604C0" w:rsidRPr="00B604C0" w:rsidRDefault="00B604C0" w:rsidP="006728C1">
      <w:pPr>
        <w:pStyle w:val="Bibliografa"/>
        <w:spacing w:after="240" w:line="360" w:lineRule="auto"/>
        <w:ind w:left="709" w:hanging="709"/>
        <w:jc w:val="both"/>
        <w:rPr>
          <w:sz w:val="24"/>
          <w:szCs w:val="24"/>
          <w:lang w:val="en-US"/>
        </w:rPr>
      </w:pPr>
      <w:r w:rsidRPr="00B604C0">
        <w:rPr>
          <w:sz w:val="24"/>
          <w:szCs w:val="24"/>
          <w:lang w:val="en-US"/>
        </w:rPr>
        <w:fldChar w:fldCharType="begin"/>
      </w:r>
      <w:r w:rsidRPr="00B604C0">
        <w:rPr>
          <w:sz w:val="24"/>
          <w:szCs w:val="24"/>
          <w:lang w:val="en-US"/>
        </w:rPr>
        <w:instrText xml:space="preserve"> ADDIN ZOTERO_BIBL {"uncited":[],"omitted":[],"custom":[]} CSL_BIBLIOGRAPHY </w:instrText>
      </w:r>
      <w:r w:rsidRPr="00B604C0">
        <w:rPr>
          <w:sz w:val="24"/>
          <w:szCs w:val="24"/>
          <w:lang w:val="en-US"/>
        </w:rPr>
        <w:fldChar w:fldCharType="separate"/>
      </w:r>
      <w:r w:rsidRPr="00B604C0">
        <w:rPr>
          <w:sz w:val="24"/>
          <w:szCs w:val="24"/>
          <w:lang w:val="en-US"/>
        </w:rPr>
        <w:t xml:space="preserve">Ali, W., Imran, M., Yaseen, M., Khursheed, K., Ashraf, N., &amp; Aslam, S. (2023). A Transfer Learning Approach for Facial Paralysis Severity Detection. </w:t>
      </w:r>
      <w:r w:rsidRPr="00B604C0">
        <w:rPr>
          <w:i/>
          <w:iCs/>
          <w:sz w:val="24"/>
          <w:szCs w:val="24"/>
          <w:lang w:val="en-US"/>
        </w:rPr>
        <w:t>IEEE Access</w:t>
      </w:r>
      <w:r w:rsidRPr="00B604C0">
        <w:rPr>
          <w:sz w:val="24"/>
          <w:szCs w:val="24"/>
          <w:lang w:val="en-US"/>
        </w:rPr>
        <w:t xml:space="preserve">, </w:t>
      </w:r>
      <w:r w:rsidRPr="00B604C0">
        <w:rPr>
          <w:i/>
          <w:iCs/>
          <w:sz w:val="24"/>
          <w:szCs w:val="24"/>
          <w:lang w:val="en-US"/>
        </w:rPr>
        <w:t>PP</w:t>
      </w:r>
      <w:r w:rsidRPr="00B604C0">
        <w:rPr>
          <w:sz w:val="24"/>
          <w:szCs w:val="24"/>
          <w:lang w:val="en-US"/>
        </w:rPr>
        <w:t xml:space="preserve">, 1-1. </w:t>
      </w:r>
      <w:hyperlink r:id="rId11" w:history="1">
        <w:r w:rsidRPr="00B604C0">
          <w:rPr>
            <w:rStyle w:val="Hipervnculo"/>
            <w:sz w:val="24"/>
            <w:szCs w:val="24"/>
            <w:lang w:val="en-US"/>
          </w:rPr>
          <w:t>https://doi.org/10.1109/ACCESS.2023.3330242</w:t>
        </w:r>
      </w:hyperlink>
    </w:p>
    <w:p w14:paraId="69967632" w14:textId="33449401" w:rsidR="00B604C0" w:rsidRPr="00B604C0" w:rsidRDefault="00B604C0" w:rsidP="006728C1">
      <w:pPr>
        <w:pStyle w:val="Bibliografa"/>
        <w:spacing w:after="240" w:line="360" w:lineRule="auto"/>
        <w:ind w:left="709" w:hanging="709"/>
        <w:jc w:val="both"/>
        <w:rPr>
          <w:sz w:val="24"/>
          <w:szCs w:val="24"/>
          <w:lang w:val="en-US"/>
        </w:rPr>
      </w:pPr>
      <w:r w:rsidRPr="00B604C0">
        <w:rPr>
          <w:sz w:val="24"/>
          <w:szCs w:val="24"/>
          <w:lang w:val="en-US"/>
        </w:rPr>
        <w:t xml:space="preserve">Mwankefu, C., Sun, Y., Qian, D., Sun, H., Jiang, Y., Wang, A., &amp; Nyatega, C. (2025). Development of Graphic User Interface of Convolution Neural Network Models for Facial Palsy Grading. </w:t>
      </w:r>
      <w:r w:rsidRPr="00B604C0">
        <w:rPr>
          <w:i/>
          <w:iCs/>
          <w:sz w:val="24"/>
          <w:szCs w:val="24"/>
          <w:lang w:val="en-US"/>
        </w:rPr>
        <w:t>IEEE Access</w:t>
      </w:r>
      <w:r w:rsidRPr="00B604C0">
        <w:rPr>
          <w:sz w:val="24"/>
          <w:szCs w:val="24"/>
          <w:lang w:val="en-US"/>
        </w:rPr>
        <w:t xml:space="preserve">, </w:t>
      </w:r>
      <w:r w:rsidRPr="00B604C0">
        <w:rPr>
          <w:i/>
          <w:iCs/>
          <w:sz w:val="24"/>
          <w:szCs w:val="24"/>
          <w:lang w:val="en-US"/>
        </w:rPr>
        <w:t>PP</w:t>
      </w:r>
      <w:r w:rsidRPr="00B604C0">
        <w:rPr>
          <w:sz w:val="24"/>
          <w:szCs w:val="24"/>
          <w:lang w:val="en-US"/>
        </w:rPr>
        <w:t xml:space="preserve">, 1-1. </w:t>
      </w:r>
      <w:hyperlink r:id="rId12" w:history="1">
        <w:r w:rsidRPr="00B604C0">
          <w:rPr>
            <w:rStyle w:val="Hipervnculo"/>
            <w:sz w:val="24"/>
            <w:szCs w:val="24"/>
            <w:lang w:val="en-US"/>
          </w:rPr>
          <w:t>https://doi.org/10.1109/ACCESS.2025.3642336</w:t>
        </w:r>
      </w:hyperlink>
    </w:p>
    <w:p w14:paraId="4C4142AA" w14:textId="53BE5AE5" w:rsidR="00B604C0" w:rsidRPr="00B604C0" w:rsidRDefault="00B604C0" w:rsidP="006728C1">
      <w:pPr>
        <w:pStyle w:val="Bibliografa"/>
        <w:spacing w:after="240" w:line="360" w:lineRule="auto"/>
        <w:ind w:left="709" w:hanging="709"/>
        <w:jc w:val="both"/>
        <w:rPr>
          <w:sz w:val="24"/>
          <w:szCs w:val="24"/>
          <w:lang w:val="en-US"/>
        </w:rPr>
      </w:pPr>
      <w:r w:rsidRPr="00B604C0">
        <w:rPr>
          <w:sz w:val="24"/>
          <w:szCs w:val="24"/>
          <w:lang w:val="en-US"/>
        </w:rPr>
        <w:t xml:space="preserve">Nor, A. M., Davis, J., Sen, B., Shipsey, D., Louw, S. J., Dyker, A. G., Davis, M., &amp; Ford, G. A. (2005). The Recognition of Stroke in the Emergency Room (ROSIER) scale: Development and validation of a stroke recognition instrument. </w:t>
      </w:r>
      <w:r w:rsidRPr="00B604C0">
        <w:rPr>
          <w:i/>
          <w:iCs/>
          <w:sz w:val="24"/>
          <w:szCs w:val="24"/>
          <w:lang w:val="en-US"/>
        </w:rPr>
        <w:t>The Lancet Neurology</w:t>
      </w:r>
      <w:r w:rsidRPr="00B604C0">
        <w:rPr>
          <w:sz w:val="24"/>
          <w:szCs w:val="24"/>
          <w:lang w:val="en-US"/>
        </w:rPr>
        <w:t xml:space="preserve">, </w:t>
      </w:r>
      <w:r w:rsidRPr="00B604C0">
        <w:rPr>
          <w:i/>
          <w:iCs/>
          <w:sz w:val="24"/>
          <w:szCs w:val="24"/>
          <w:lang w:val="en-US"/>
        </w:rPr>
        <w:t>4</w:t>
      </w:r>
      <w:r w:rsidRPr="00B604C0">
        <w:rPr>
          <w:sz w:val="24"/>
          <w:szCs w:val="24"/>
          <w:lang w:val="en-US"/>
        </w:rPr>
        <w:t xml:space="preserve">(11), 727-734. </w:t>
      </w:r>
      <w:hyperlink r:id="rId13" w:history="1">
        <w:r w:rsidRPr="00B604C0">
          <w:rPr>
            <w:rStyle w:val="Hipervnculo"/>
            <w:sz w:val="24"/>
            <w:szCs w:val="24"/>
            <w:lang w:val="en-US"/>
          </w:rPr>
          <w:t>https://doi.org/10.1016/S1474-4422(05)70201-5</w:t>
        </w:r>
      </w:hyperlink>
    </w:p>
    <w:p w14:paraId="7EA7602D" w14:textId="77C5617D" w:rsidR="00B604C0" w:rsidRPr="00C803F6" w:rsidRDefault="00B604C0" w:rsidP="006728C1">
      <w:pPr>
        <w:pStyle w:val="Bibliografa"/>
        <w:spacing w:after="240" w:line="360" w:lineRule="auto"/>
        <w:ind w:left="709" w:hanging="709"/>
        <w:jc w:val="both"/>
        <w:rPr>
          <w:sz w:val="24"/>
          <w:szCs w:val="24"/>
          <w:lang w:val="es-BO"/>
        </w:rPr>
      </w:pPr>
      <w:r w:rsidRPr="00B604C0">
        <w:rPr>
          <w:sz w:val="24"/>
          <w:szCs w:val="24"/>
          <w:lang w:val="en-US"/>
        </w:rPr>
        <w:lastRenderedPageBreak/>
        <w:t xml:space="preserve">Subramaniyan, K., Anbuananth, C., &amp; Venkatesan, D. (2025). Facial paralysis image analysis for stroke detection using deep ensemble transfer learning and optimization. </w:t>
      </w:r>
      <w:r w:rsidRPr="00C803F6">
        <w:rPr>
          <w:i/>
          <w:iCs/>
          <w:sz w:val="24"/>
          <w:szCs w:val="24"/>
          <w:lang w:val="es-BO"/>
        </w:rPr>
        <w:t xml:space="preserve">IAES International </w:t>
      </w:r>
      <w:proofErr w:type="spellStart"/>
      <w:r w:rsidRPr="00C803F6">
        <w:rPr>
          <w:i/>
          <w:iCs/>
          <w:sz w:val="24"/>
          <w:szCs w:val="24"/>
          <w:lang w:val="es-BO"/>
        </w:rPr>
        <w:t>Journal</w:t>
      </w:r>
      <w:proofErr w:type="spellEnd"/>
      <w:r w:rsidRPr="00C803F6">
        <w:rPr>
          <w:i/>
          <w:iCs/>
          <w:sz w:val="24"/>
          <w:szCs w:val="24"/>
          <w:lang w:val="es-BO"/>
        </w:rPr>
        <w:t xml:space="preserve"> </w:t>
      </w:r>
      <w:proofErr w:type="spellStart"/>
      <w:r w:rsidRPr="00C803F6">
        <w:rPr>
          <w:i/>
          <w:iCs/>
          <w:sz w:val="24"/>
          <w:szCs w:val="24"/>
          <w:lang w:val="es-BO"/>
        </w:rPr>
        <w:t>of</w:t>
      </w:r>
      <w:proofErr w:type="spellEnd"/>
      <w:r w:rsidRPr="00C803F6">
        <w:rPr>
          <w:i/>
          <w:iCs/>
          <w:sz w:val="24"/>
          <w:szCs w:val="24"/>
          <w:lang w:val="es-BO"/>
        </w:rPr>
        <w:t xml:space="preserve"> Artificial </w:t>
      </w:r>
      <w:proofErr w:type="spellStart"/>
      <w:r w:rsidRPr="00C803F6">
        <w:rPr>
          <w:i/>
          <w:iCs/>
          <w:sz w:val="24"/>
          <w:szCs w:val="24"/>
          <w:lang w:val="es-BO"/>
        </w:rPr>
        <w:t>Intelligence</w:t>
      </w:r>
      <w:proofErr w:type="spellEnd"/>
      <w:r w:rsidRPr="00C803F6">
        <w:rPr>
          <w:i/>
          <w:iCs/>
          <w:sz w:val="24"/>
          <w:szCs w:val="24"/>
          <w:lang w:val="es-BO"/>
        </w:rPr>
        <w:t xml:space="preserve"> (IJ-AI)</w:t>
      </w:r>
      <w:r w:rsidRPr="00C803F6">
        <w:rPr>
          <w:sz w:val="24"/>
          <w:szCs w:val="24"/>
          <w:lang w:val="es-BO"/>
        </w:rPr>
        <w:t xml:space="preserve">, </w:t>
      </w:r>
      <w:r w:rsidRPr="00C803F6">
        <w:rPr>
          <w:i/>
          <w:iCs/>
          <w:sz w:val="24"/>
          <w:szCs w:val="24"/>
          <w:lang w:val="es-BO"/>
        </w:rPr>
        <w:t>14</w:t>
      </w:r>
      <w:r w:rsidRPr="00C803F6">
        <w:rPr>
          <w:sz w:val="24"/>
          <w:szCs w:val="24"/>
          <w:lang w:val="es-BO"/>
        </w:rPr>
        <w:t xml:space="preserve">, 4074. </w:t>
      </w:r>
      <w:hyperlink r:id="rId14" w:history="1">
        <w:r w:rsidRPr="00C803F6">
          <w:rPr>
            <w:rStyle w:val="Hipervnculo"/>
            <w:sz w:val="24"/>
            <w:szCs w:val="24"/>
            <w:lang w:val="es-BO"/>
          </w:rPr>
          <w:t>https://doi.org/10.11591/ijai.v14.i5.pp4074-4089</w:t>
        </w:r>
      </w:hyperlink>
    </w:p>
    <w:p w14:paraId="27578909" w14:textId="571FB9B1" w:rsidR="00615003" w:rsidRPr="00C803F6" w:rsidRDefault="00B604C0" w:rsidP="006728C1">
      <w:pPr>
        <w:spacing w:line="360" w:lineRule="auto"/>
        <w:ind w:left="708"/>
        <w:jc w:val="both"/>
        <w:rPr>
          <w:lang w:val="es-BO"/>
        </w:rPr>
      </w:pPr>
      <w:r w:rsidRPr="00B604C0">
        <w:rPr>
          <w:sz w:val="24"/>
          <w:szCs w:val="24"/>
          <w:lang w:val="en-US"/>
        </w:rPr>
        <w:fldChar w:fldCharType="end"/>
      </w:r>
    </w:p>
    <w:p w14:paraId="6D0AD1DA" w14:textId="77777777" w:rsidR="006728C1" w:rsidRDefault="006728C1" w:rsidP="006728C1">
      <w:pPr>
        <w:pStyle w:val="Textoindependiente"/>
        <w:spacing w:line="360" w:lineRule="auto"/>
        <w:ind w:right="115"/>
        <w:jc w:val="both"/>
        <w:rPr>
          <w:rFonts w:ascii="Arial" w:hAnsi="Arial" w:cs="Arial"/>
        </w:rPr>
      </w:pPr>
    </w:p>
    <w:p w14:paraId="3C350F37" w14:textId="53217DCC" w:rsidR="006728C1" w:rsidRDefault="00737FB0" w:rsidP="006728C1">
      <w:pPr>
        <w:pStyle w:val="Textoindependiente"/>
        <w:spacing w:line="360" w:lineRule="auto"/>
        <w:ind w:right="115"/>
        <w:jc w:val="both"/>
        <w:rPr>
          <w:b/>
          <w:bCs/>
          <w:lang w:val="es-BO"/>
        </w:rPr>
      </w:pPr>
      <w:r w:rsidRPr="00615003">
        <w:rPr>
          <w:b/>
          <w:bCs/>
          <w:lang w:val="es-BO"/>
        </w:rPr>
        <w:t>Sobre</w:t>
      </w:r>
      <w:r w:rsidRPr="00615003">
        <w:rPr>
          <w:b/>
          <w:bCs/>
          <w:spacing w:val="-3"/>
          <w:lang w:val="es-BO"/>
        </w:rPr>
        <w:t xml:space="preserve"> </w:t>
      </w:r>
      <w:r w:rsidRPr="00615003">
        <w:rPr>
          <w:b/>
          <w:bCs/>
          <w:lang w:val="es-BO"/>
        </w:rPr>
        <w:t>el</w:t>
      </w:r>
      <w:r w:rsidRPr="00615003">
        <w:rPr>
          <w:b/>
          <w:bCs/>
          <w:spacing w:val="-3"/>
          <w:lang w:val="es-BO"/>
        </w:rPr>
        <w:t xml:space="preserve"> </w:t>
      </w:r>
      <w:r w:rsidRPr="00615003">
        <w:rPr>
          <w:b/>
          <w:bCs/>
          <w:lang w:val="es-BO"/>
        </w:rPr>
        <w:t>autor</w:t>
      </w:r>
      <w:bookmarkStart w:id="13" w:name="Escribir_un_breve_párrafo_de_4_o_5_línea"/>
      <w:bookmarkEnd w:id="13"/>
    </w:p>
    <w:p w14:paraId="14A287D1" w14:textId="3A4114E6" w:rsidR="006728C1" w:rsidRDefault="006728C1" w:rsidP="006728C1">
      <w:pPr>
        <w:pStyle w:val="Textoindependiente"/>
        <w:spacing w:line="360" w:lineRule="auto"/>
        <w:ind w:right="115"/>
        <w:jc w:val="both"/>
      </w:pPr>
      <w:r>
        <w:rPr>
          <w:b/>
          <w:bCs/>
        </w:rPr>
        <w:t>Nicolas Emanuel Oly Sánchez</w:t>
      </w:r>
      <w:r w:rsidRPr="006728C1">
        <w:t xml:space="preserve"> estudiante de tercer año de la carrera de Ingeniería de Software en la Universidad Católica Boliviana San Pablo. Actualmente se encuentra en proceso de formación académica universitaria, con enfoque en el desarrollo de software y tecnologías emergentes. Cuenta con conocimientos en programación, inteligencia artificial y desarrollo de sistemas, adquiridos a lo largo de su formación. Tiene 20 años de edad y orienta su perfil profesional hacia la creación de soluciones tecnológicas innovadoras</w:t>
      </w:r>
    </w:p>
    <w:p w14:paraId="5D25535F" w14:textId="77777777" w:rsidR="006728C1" w:rsidRDefault="006728C1" w:rsidP="006728C1">
      <w:pPr>
        <w:pStyle w:val="Textoindependiente"/>
        <w:spacing w:line="360" w:lineRule="auto"/>
        <w:ind w:right="115"/>
        <w:jc w:val="both"/>
        <w:rPr>
          <w:b/>
          <w:bCs/>
          <w:lang w:val="es-BO"/>
        </w:rPr>
      </w:pPr>
    </w:p>
    <w:p w14:paraId="42D39F1E" w14:textId="14E62BA7" w:rsidR="00737FB0" w:rsidRPr="006728C1" w:rsidRDefault="00737FB0" w:rsidP="006728C1">
      <w:pPr>
        <w:pStyle w:val="Textoindependiente"/>
        <w:spacing w:line="360" w:lineRule="auto"/>
        <w:ind w:right="115"/>
        <w:jc w:val="both"/>
        <w:rPr>
          <w:rFonts w:ascii="Arial" w:hAnsi="Arial" w:cs="Arial"/>
          <w:b/>
          <w:bCs/>
        </w:rPr>
      </w:pPr>
      <w:r w:rsidRPr="006728C1">
        <w:rPr>
          <w:b/>
          <w:bCs/>
          <w:lang w:val="es-BO"/>
        </w:rPr>
        <w:t>Declaración</w:t>
      </w:r>
      <w:r w:rsidRPr="006728C1">
        <w:rPr>
          <w:b/>
          <w:bCs/>
          <w:spacing w:val="-5"/>
          <w:lang w:val="es-BO"/>
        </w:rPr>
        <w:t xml:space="preserve"> </w:t>
      </w:r>
      <w:r w:rsidRPr="006728C1">
        <w:rPr>
          <w:b/>
          <w:bCs/>
          <w:lang w:val="es-BO"/>
        </w:rPr>
        <w:t>de</w:t>
      </w:r>
      <w:r w:rsidRPr="006728C1">
        <w:rPr>
          <w:b/>
          <w:bCs/>
          <w:spacing w:val="-5"/>
          <w:lang w:val="es-BO"/>
        </w:rPr>
        <w:t xml:space="preserve"> </w:t>
      </w:r>
      <w:r w:rsidRPr="006728C1">
        <w:rPr>
          <w:b/>
          <w:bCs/>
          <w:lang w:val="es-BO"/>
        </w:rPr>
        <w:t>intereses</w:t>
      </w:r>
    </w:p>
    <w:p w14:paraId="21C81BFB" w14:textId="77777777" w:rsidR="006728C1" w:rsidRDefault="00737FB0" w:rsidP="006728C1">
      <w:pPr>
        <w:pStyle w:val="Textoindependiente"/>
        <w:spacing w:before="137" w:line="360" w:lineRule="auto"/>
        <w:ind w:right="116"/>
        <w:jc w:val="both"/>
        <w:rPr>
          <w:rFonts w:ascii="Arial" w:hAnsi="Arial" w:cs="Arial"/>
        </w:rPr>
      </w:pPr>
      <w:bookmarkStart w:id="14" w:name="Declara_no_tener_ningún_conflicto_de_int"/>
      <w:bookmarkEnd w:id="14"/>
      <w:r w:rsidRPr="002A5D3D">
        <w:rPr>
          <w:rFonts w:ascii="Arial" w:hAnsi="Arial" w:cs="Arial"/>
        </w:rPr>
        <w:t>Declara</w:t>
      </w:r>
      <w:r w:rsidRPr="002A5D3D">
        <w:rPr>
          <w:rFonts w:ascii="Arial" w:hAnsi="Arial" w:cs="Arial"/>
          <w:spacing w:val="1"/>
        </w:rPr>
        <w:t xml:space="preserve"> </w:t>
      </w:r>
      <w:r w:rsidRPr="002A5D3D">
        <w:rPr>
          <w:rFonts w:ascii="Arial" w:hAnsi="Arial" w:cs="Arial"/>
        </w:rPr>
        <w:t>no</w:t>
      </w:r>
      <w:r w:rsidRPr="002A5D3D">
        <w:rPr>
          <w:rFonts w:ascii="Arial" w:hAnsi="Arial" w:cs="Arial"/>
          <w:spacing w:val="1"/>
        </w:rPr>
        <w:t xml:space="preserve"> </w:t>
      </w:r>
      <w:r w:rsidRPr="002A5D3D">
        <w:rPr>
          <w:rFonts w:ascii="Arial" w:hAnsi="Arial" w:cs="Arial"/>
        </w:rPr>
        <w:t>tener</w:t>
      </w:r>
      <w:r w:rsidRPr="002A5D3D">
        <w:rPr>
          <w:rFonts w:ascii="Arial" w:hAnsi="Arial" w:cs="Arial"/>
          <w:spacing w:val="1"/>
        </w:rPr>
        <w:t xml:space="preserve"> </w:t>
      </w:r>
      <w:r w:rsidRPr="002A5D3D">
        <w:rPr>
          <w:rFonts w:ascii="Arial" w:hAnsi="Arial" w:cs="Arial"/>
        </w:rPr>
        <w:t>ningún</w:t>
      </w:r>
      <w:r w:rsidRPr="002A5D3D">
        <w:rPr>
          <w:rFonts w:ascii="Arial" w:hAnsi="Arial" w:cs="Arial"/>
          <w:spacing w:val="1"/>
        </w:rPr>
        <w:t xml:space="preserve"> </w:t>
      </w:r>
      <w:r w:rsidRPr="002A5D3D">
        <w:rPr>
          <w:rFonts w:ascii="Arial" w:hAnsi="Arial" w:cs="Arial"/>
        </w:rPr>
        <w:t>conflicto</w:t>
      </w:r>
      <w:r w:rsidRPr="002A5D3D">
        <w:rPr>
          <w:rFonts w:ascii="Arial" w:hAnsi="Arial" w:cs="Arial"/>
          <w:spacing w:val="1"/>
        </w:rPr>
        <w:t xml:space="preserve"> </w:t>
      </w:r>
      <w:r w:rsidRPr="002A5D3D">
        <w:rPr>
          <w:rFonts w:ascii="Arial" w:hAnsi="Arial" w:cs="Arial"/>
        </w:rPr>
        <w:t>de</w:t>
      </w:r>
      <w:r w:rsidRPr="002A5D3D">
        <w:rPr>
          <w:rFonts w:ascii="Arial" w:hAnsi="Arial" w:cs="Arial"/>
          <w:spacing w:val="1"/>
        </w:rPr>
        <w:t xml:space="preserve"> </w:t>
      </w:r>
      <w:r w:rsidRPr="002A5D3D">
        <w:rPr>
          <w:rFonts w:ascii="Arial" w:hAnsi="Arial" w:cs="Arial"/>
        </w:rPr>
        <w:t>intereses,</w:t>
      </w:r>
      <w:r w:rsidRPr="002A5D3D">
        <w:rPr>
          <w:rFonts w:ascii="Arial" w:hAnsi="Arial" w:cs="Arial"/>
          <w:spacing w:val="1"/>
        </w:rPr>
        <w:t xml:space="preserve"> </w:t>
      </w:r>
      <w:r w:rsidRPr="002A5D3D">
        <w:rPr>
          <w:rFonts w:ascii="Arial" w:hAnsi="Arial" w:cs="Arial"/>
        </w:rPr>
        <w:t>que</w:t>
      </w:r>
      <w:r w:rsidRPr="002A5D3D">
        <w:rPr>
          <w:rFonts w:ascii="Arial" w:hAnsi="Arial" w:cs="Arial"/>
          <w:spacing w:val="1"/>
        </w:rPr>
        <w:t xml:space="preserve"> </w:t>
      </w:r>
      <w:r w:rsidRPr="002A5D3D">
        <w:rPr>
          <w:rFonts w:ascii="Arial" w:hAnsi="Arial" w:cs="Arial"/>
        </w:rPr>
        <w:t>puedan</w:t>
      </w:r>
      <w:r w:rsidRPr="002A5D3D">
        <w:rPr>
          <w:rFonts w:ascii="Arial" w:hAnsi="Arial" w:cs="Arial"/>
          <w:spacing w:val="1"/>
        </w:rPr>
        <w:t xml:space="preserve"> </w:t>
      </w:r>
      <w:r w:rsidRPr="002A5D3D">
        <w:rPr>
          <w:rFonts w:ascii="Arial" w:hAnsi="Arial" w:cs="Arial"/>
        </w:rPr>
        <w:t>haber</w:t>
      </w:r>
      <w:r w:rsidRPr="002A5D3D">
        <w:rPr>
          <w:rFonts w:ascii="Arial" w:hAnsi="Arial" w:cs="Arial"/>
          <w:spacing w:val="1"/>
        </w:rPr>
        <w:t xml:space="preserve"> </w:t>
      </w:r>
      <w:r w:rsidRPr="002A5D3D">
        <w:rPr>
          <w:rFonts w:ascii="Arial" w:hAnsi="Arial" w:cs="Arial"/>
        </w:rPr>
        <w:t>influido</w:t>
      </w:r>
      <w:r w:rsidRPr="002A5D3D">
        <w:rPr>
          <w:rFonts w:ascii="Arial" w:hAnsi="Arial" w:cs="Arial"/>
          <w:spacing w:val="1"/>
        </w:rPr>
        <w:t xml:space="preserve"> </w:t>
      </w:r>
      <w:r w:rsidRPr="002A5D3D">
        <w:rPr>
          <w:rFonts w:ascii="Arial" w:hAnsi="Arial" w:cs="Arial"/>
        </w:rPr>
        <w:t>en</w:t>
      </w:r>
      <w:r w:rsidRPr="002A5D3D">
        <w:rPr>
          <w:rFonts w:ascii="Arial" w:hAnsi="Arial" w:cs="Arial"/>
          <w:spacing w:val="1"/>
        </w:rPr>
        <w:t xml:space="preserve"> </w:t>
      </w:r>
      <w:r w:rsidRPr="002A5D3D">
        <w:rPr>
          <w:rFonts w:ascii="Arial" w:hAnsi="Arial" w:cs="Arial"/>
        </w:rPr>
        <w:t>los</w:t>
      </w:r>
      <w:r w:rsidRPr="002A5D3D">
        <w:rPr>
          <w:rFonts w:ascii="Arial" w:hAnsi="Arial" w:cs="Arial"/>
          <w:spacing w:val="-64"/>
        </w:rPr>
        <w:t xml:space="preserve"> </w:t>
      </w:r>
      <w:r w:rsidRPr="002A5D3D">
        <w:rPr>
          <w:rFonts w:ascii="Arial" w:hAnsi="Arial" w:cs="Arial"/>
        </w:rPr>
        <w:t>resultados</w:t>
      </w:r>
      <w:r w:rsidRPr="002A5D3D">
        <w:rPr>
          <w:rFonts w:ascii="Arial" w:hAnsi="Arial" w:cs="Arial"/>
          <w:spacing w:val="-6"/>
        </w:rPr>
        <w:t xml:space="preserve"> </w:t>
      </w:r>
      <w:r w:rsidRPr="002A5D3D">
        <w:rPr>
          <w:rFonts w:ascii="Arial" w:hAnsi="Arial" w:cs="Arial"/>
        </w:rPr>
        <w:t>obtenidos o</w:t>
      </w:r>
      <w:r w:rsidRPr="002A5D3D">
        <w:rPr>
          <w:rFonts w:ascii="Arial" w:hAnsi="Arial" w:cs="Arial"/>
          <w:spacing w:val="-4"/>
        </w:rPr>
        <w:t xml:space="preserve"> </w:t>
      </w:r>
      <w:r w:rsidRPr="002A5D3D">
        <w:rPr>
          <w:rFonts w:ascii="Arial" w:hAnsi="Arial" w:cs="Arial"/>
        </w:rPr>
        <w:t>las</w:t>
      </w:r>
      <w:r w:rsidRPr="002A5D3D">
        <w:rPr>
          <w:rFonts w:ascii="Arial" w:hAnsi="Arial" w:cs="Arial"/>
          <w:spacing w:val="-5"/>
        </w:rPr>
        <w:t xml:space="preserve"> </w:t>
      </w:r>
      <w:r w:rsidRPr="002A5D3D">
        <w:rPr>
          <w:rFonts w:ascii="Arial" w:hAnsi="Arial" w:cs="Arial"/>
        </w:rPr>
        <w:t>interpretaciones propuestas.</w:t>
      </w:r>
      <w:bookmarkStart w:id="15" w:name="Declaración_de_consentimiento_informado"/>
      <w:bookmarkEnd w:id="15"/>
    </w:p>
    <w:p w14:paraId="1B650259" w14:textId="77777777" w:rsidR="006728C1" w:rsidRDefault="006728C1" w:rsidP="006728C1">
      <w:pPr>
        <w:pStyle w:val="Textoindependiente"/>
        <w:spacing w:before="137" w:line="360" w:lineRule="auto"/>
        <w:ind w:right="116"/>
        <w:jc w:val="both"/>
        <w:rPr>
          <w:b/>
          <w:bCs/>
          <w:lang w:val="es-BO"/>
        </w:rPr>
      </w:pPr>
    </w:p>
    <w:p w14:paraId="39223106" w14:textId="7BFC5C11" w:rsidR="00737FB0" w:rsidRPr="006728C1" w:rsidRDefault="00737FB0" w:rsidP="006728C1">
      <w:pPr>
        <w:pStyle w:val="Textoindependiente"/>
        <w:spacing w:before="137" w:line="360" w:lineRule="auto"/>
        <w:ind w:right="116"/>
        <w:jc w:val="both"/>
        <w:rPr>
          <w:rFonts w:ascii="Arial" w:hAnsi="Arial" w:cs="Arial"/>
          <w:b/>
          <w:bCs/>
        </w:rPr>
      </w:pPr>
      <w:r w:rsidRPr="006728C1">
        <w:rPr>
          <w:b/>
          <w:bCs/>
          <w:lang w:val="es-BO"/>
        </w:rPr>
        <w:t>Declaración</w:t>
      </w:r>
      <w:r w:rsidRPr="006728C1">
        <w:rPr>
          <w:b/>
          <w:bCs/>
          <w:spacing w:val="-9"/>
          <w:lang w:val="es-BO"/>
        </w:rPr>
        <w:t xml:space="preserve"> </w:t>
      </w:r>
      <w:r w:rsidRPr="006728C1">
        <w:rPr>
          <w:b/>
          <w:bCs/>
          <w:lang w:val="es-BO"/>
        </w:rPr>
        <w:t>de</w:t>
      </w:r>
      <w:r w:rsidRPr="006728C1">
        <w:rPr>
          <w:b/>
          <w:bCs/>
          <w:spacing w:val="-9"/>
          <w:lang w:val="es-BO"/>
        </w:rPr>
        <w:t xml:space="preserve"> </w:t>
      </w:r>
      <w:r w:rsidRPr="006728C1">
        <w:rPr>
          <w:b/>
          <w:bCs/>
          <w:lang w:val="es-BO"/>
        </w:rPr>
        <w:t>consentimiento</w:t>
      </w:r>
      <w:r w:rsidRPr="006728C1">
        <w:rPr>
          <w:b/>
          <w:bCs/>
          <w:spacing w:val="-4"/>
          <w:lang w:val="es-BO"/>
        </w:rPr>
        <w:t xml:space="preserve"> </w:t>
      </w:r>
      <w:r w:rsidRPr="006728C1">
        <w:rPr>
          <w:b/>
          <w:bCs/>
          <w:lang w:val="es-BO"/>
        </w:rPr>
        <w:t>informado</w:t>
      </w:r>
    </w:p>
    <w:p w14:paraId="6FBF8500" w14:textId="77777777" w:rsidR="00737FB0" w:rsidRPr="002A5D3D" w:rsidRDefault="00737FB0" w:rsidP="006728C1">
      <w:pPr>
        <w:pStyle w:val="Textoindependiente"/>
        <w:spacing w:before="137" w:line="360" w:lineRule="auto"/>
        <w:ind w:right="114"/>
        <w:jc w:val="both"/>
        <w:rPr>
          <w:rFonts w:ascii="Arial" w:hAnsi="Arial" w:cs="Arial"/>
        </w:rPr>
      </w:pPr>
      <w:bookmarkStart w:id="16" w:name="El_estudio_se_realizó_respetando_el_Códi"/>
      <w:bookmarkEnd w:id="16"/>
      <w:r w:rsidRPr="002A5D3D">
        <w:rPr>
          <w:rFonts w:ascii="Arial" w:hAnsi="Arial" w:cs="Arial"/>
        </w:rPr>
        <w:t>El estudio se realizó respetando el Código de ética y buenas prácticas editoriales de</w:t>
      </w:r>
      <w:r w:rsidRPr="002A5D3D">
        <w:rPr>
          <w:rFonts w:ascii="Arial" w:hAnsi="Arial" w:cs="Arial"/>
          <w:spacing w:val="1"/>
        </w:rPr>
        <w:t xml:space="preserve"> </w:t>
      </w:r>
      <w:r w:rsidRPr="002A5D3D">
        <w:rPr>
          <w:rFonts w:ascii="Arial" w:hAnsi="Arial" w:cs="Arial"/>
        </w:rPr>
        <w:t>publicación.</w:t>
      </w:r>
    </w:p>
    <w:p w14:paraId="319FD830" w14:textId="77777777" w:rsidR="00737FB0" w:rsidRPr="00280047" w:rsidRDefault="00737FB0" w:rsidP="006728C1">
      <w:pPr>
        <w:pStyle w:val="Ttulo1"/>
        <w:spacing w:line="360" w:lineRule="auto"/>
        <w:jc w:val="both"/>
        <w:rPr>
          <w:lang w:val="es-BO"/>
        </w:rPr>
      </w:pPr>
      <w:bookmarkStart w:id="17" w:name="Si_menciona_instituciones_o_personas,_de"/>
      <w:bookmarkStart w:id="18" w:name="Derechos_de_uso"/>
      <w:bookmarkEnd w:id="17"/>
      <w:bookmarkEnd w:id="18"/>
      <w:r w:rsidRPr="00280047">
        <w:rPr>
          <w:lang w:val="es-BO"/>
        </w:rPr>
        <w:t>Derechos</w:t>
      </w:r>
      <w:r w:rsidRPr="00280047">
        <w:rPr>
          <w:spacing w:val="-3"/>
          <w:lang w:val="es-BO"/>
        </w:rPr>
        <w:t xml:space="preserve"> </w:t>
      </w:r>
      <w:r w:rsidRPr="00280047">
        <w:rPr>
          <w:lang w:val="es-BO"/>
        </w:rPr>
        <w:t>de</w:t>
      </w:r>
      <w:r w:rsidRPr="00280047">
        <w:rPr>
          <w:spacing w:val="-3"/>
          <w:lang w:val="es-BO"/>
        </w:rPr>
        <w:t xml:space="preserve"> </w:t>
      </w:r>
      <w:r w:rsidRPr="00280047">
        <w:rPr>
          <w:lang w:val="es-BO"/>
        </w:rPr>
        <w:t>uso</w:t>
      </w:r>
    </w:p>
    <w:p w14:paraId="427C605B" w14:textId="52304638" w:rsidR="00737FB0" w:rsidRDefault="00737FB0" w:rsidP="006728C1">
      <w:pPr>
        <w:pStyle w:val="Textoindependiente"/>
        <w:spacing w:before="131" w:line="360" w:lineRule="auto"/>
        <w:ind w:right="415"/>
        <w:jc w:val="both"/>
        <w:rPr>
          <w:rFonts w:ascii="Arial" w:hAnsi="Arial" w:cs="Arial"/>
        </w:rPr>
      </w:pPr>
      <w:r w:rsidRPr="002A5D3D">
        <w:rPr>
          <w:rFonts w:ascii="Arial" w:hAnsi="Arial" w:cs="Arial"/>
          <w:noProof/>
        </w:rPr>
        <w:drawing>
          <wp:anchor distT="0" distB="0" distL="0" distR="0" simplePos="0" relativeHeight="251659264" behindDoc="1" locked="0" layoutInCell="1" allowOverlap="1" wp14:anchorId="41B640CF" wp14:editId="0BCCE65B">
            <wp:simplePos x="0" y="0"/>
            <wp:positionH relativeFrom="page">
              <wp:posOffset>3272790</wp:posOffset>
            </wp:positionH>
            <wp:positionV relativeFrom="paragraph">
              <wp:posOffset>754607</wp:posOffset>
            </wp:positionV>
            <wp:extent cx="1227455" cy="429260"/>
            <wp:effectExtent l="0" t="0" r="0" b="0"/>
            <wp:wrapNone/>
            <wp:docPr id="1" name="image1.png" descr="Dibujo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Dibujo en blanco y negro&#10;&#10;El contenido generado por IA puede ser incorrecto."/>
                    <pic:cNvPicPr/>
                  </pic:nvPicPr>
                  <pic:blipFill>
                    <a:blip r:embed="rId15" cstate="print"/>
                    <a:stretch>
                      <a:fillRect/>
                    </a:stretch>
                  </pic:blipFill>
                  <pic:spPr>
                    <a:xfrm>
                      <a:off x="0" y="0"/>
                      <a:ext cx="1227455" cy="429260"/>
                    </a:xfrm>
                    <a:prstGeom prst="rect">
                      <a:avLst/>
                    </a:prstGeom>
                  </pic:spPr>
                </pic:pic>
              </a:graphicData>
            </a:graphic>
          </wp:anchor>
        </w:drawing>
      </w:r>
      <w:bookmarkStart w:id="19" w:name="Copyright©_2024__por_Deysi_Monica_Taquim"/>
      <w:bookmarkEnd w:id="19"/>
      <w:r w:rsidRPr="002A5D3D">
        <w:rPr>
          <w:rFonts w:ascii="Arial" w:hAnsi="Arial" w:cs="Arial"/>
          <w:position w:val="2"/>
          <w:sz w:val="22"/>
          <w:lang w:val="pt-BR"/>
        </w:rPr>
        <w:t>Copyright© 202</w:t>
      </w:r>
      <w:r w:rsidR="00B604C0">
        <w:rPr>
          <w:rFonts w:ascii="Arial" w:hAnsi="Arial" w:cs="Arial"/>
          <w:position w:val="2"/>
          <w:sz w:val="22"/>
          <w:lang w:val="pt-BR"/>
        </w:rPr>
        <w:t>6</w:t>
      </w:r>
      <w:r w:rsidRPr="002A5D3D">
        <w:rPr>
          <w:rFonts w:ascii="Arial" w:hAnsi="Arial" w:cs="Arial"/>
          <w:spacing w:val="1"/>
          <w:position w:val="2"/>
          <w:sz w:val="22"/>
          <w:lang w:val="pt-BR"/>
        </w:rPr>
        <w:t xml:space="preserve"> </w:t>
      </w:r>
      <w:r w:rsidRPr="002A5D3D">
        <w:rPr>
          <w:rFonts w:ascii="Arial" w:hAnsi="Arial" w:cs="Arial"/>
          <w:position w:val="2"/>
          <w:sz w:val="22"/>
          <w:lang w:val="pt-BR"/>
        </w:rPr>
        <w:t xml:space="preserve">por </w:t>
      </w:r>
      <w:r w:rsidR="00B604C0">
        <w:rPr>
          <w:rFonts w:ascii="Arial" w:hAnsi="Arial" w:cs="Arial"/>
          <w:lang w:val="pt-BR"/>
        </w:rPr>
        <w:t>Nicolas Emanuel Oly S</w:t>
      </w:r>
      <w:proofErr w:type="spellStart"/>
      <w:r w:rsidR="00B604C0">
        <w:rPr>
          <w:rFonts w:ascii="Arial" w:hAnsi="Arial" w:cs="Arial"/>
        </w:rPr>
        <w:t>ánchez</w:t>
      </w:r>
      <w:proofErr w:type="spellEnd"/>
      <w:r w:rsidR="00B604C0">
        <w:rPr>
          <w:rFonts w:ascii="Arial" w:hAnsi="Arial" w:cs="Arial"/>
        </w:rPr>
        <w:t xml:space="preserve">. </w:t>
      </w:r>
      <w:r w:rsidRPr="002A5D3D">
        <w:rPr>
          <w:rFonts w:ascii="Arial" w:hAnsi="Arial" w:cs="Arial"/>
        </w:rPr>
        <w:t xml:space="preserve">Este texto está protegido por la </w:t>
      </w:r>
      <w:hyperlink r:id="rId16">
        <w:r w:rsidRPr="002A5D3D">
          <w:rPr>
            <w:rFonts w:ascii="Arial" w:hAnsi="Arial" w:cs="Arial"/>
            <w:color w:val="0000FF"/>
            <w:u w:val="single" w:color="0000FF"/>
          </w:rPr>
          <w:t xml:space="preserve">Licencia Creative </w:t>
        </w:r>
        <w:proofErr w:type="spellStart"/>
        <w:r w:rsidRPr="002A5D3D">
          <w:rPr>
            <w:rFonts w:ascii="Arial" w:hAnsi="Arial" w:cs="Arial"/>
            <w:color w:val="0000FF"/>
            <w:u w:val="single" w:color="0000FF"/>
          </w:rPr>
          <w:t>Commons</w:t>
        </w:r>
        <w:proofErr w:type="spellEnd"/>
        <w:r w:rsidRPr="002A5D3D">
          <w:rPr>
            <w:rFonts w:ascii="Arial" w:hAnsi="Arial" w:cs="Arial"/>
            <w:color w:val="0000FF"/>
            <w:u w:val="single" w:color="0000FF"/>
          </w:rPr>
          <w:t xml:space="preserve"> Atribución 4.0</w:t>
        </w:r>
      </w:hyperlink>
      <w:r w:rsidRPr="002A5D3D">
        <w:rPr>
          <w:rFonts w:ascii="Arial" w:hAnsi="Arial" w:cs="Arial"/>
          <w:color w:val="0000FF"/>
          <w:spacing w:val="-65"/>
        </w:rPr>
        <w:t xml:space="preserve"> </w:t>
      </w:r>
      <w:hyperlink r:id="rId17">
        <w:r w:rsidRPr="002A5D3D">
          <w:rPr>
            <w:rFonts w:ascii="Arial" w:hAnsi="Arial" w:cs="Arial"/>
            <w:color w:val="0000FF"/>
            <w:u w:val="single" w:color="0000FF"/>
          </w:rPr>
          <w:t>Internacional.</w:t>
        </w:r>
      </w:hyperlink>
    </w:p>
    <w:p w14:paraId="6611BC8E" w14:textId="77777777" w:rsidR="00931F89" w:rsidRDefault="00931F89" w:rsidP="006728C1">
      <w:pPr>
        <w:pStyle w:val="Textoindependiente"/>
        <w:spacing w:before="131" w:line="360" w:lineRule="auto"/>
        <w:ind w:left="100" w:right="415"/>
        <w:jc w:val="both"/>
        <w:rPr>
          <w:rFonts w:ascii="Arial" w:hAnsi="Arial" w:cs="Arial"/>
        </w:rPr>
      </w:pPr>
    </w:p>
    <w:p w14:paraId="09AB630C" w14:textId="77777777" w:rsidR="00931F89" w:rsidRPr="00737FB0" w:rsidRDefault="00931F89" w:rsidP="006728C1">
      <w:pPr>
        <w:pStyle w:val="Textoindependiente"/>
        <w:spacing w:before="131" w:line="360" w:lineRule="auto"/>
        <w:ind w:left="100" w:right="415"/>
        <w:jc w:val="both"/>
        <w:rPr>
          <w:rFonts w:ascii="Arial" w:hAnsi="Arial" w:cs="Arial"/>
        </w:rPr>
      </w:pPr>
    </w:p>
    <w:p w14:paraId="38895E2C" w14:textId="4B53D163" w:rsidR="00737FB0" w:rsidRPr="002A5D3D" w:rsidRDefault="00737FB0" w:rsidP="006728C1">
      <w:pPr>
        <w:pStyle w:val="Textoindependiente"/>
        <w:spacing w:line="360" w:lineRule="auto"/>
        <w:ind w:right="118"/>
        <w:jc w:val="both"/>
        <w:rPr>
          <w:rFonts w:ascii="Arial" w:hAnsi="Arial" w:cs="Arial"/>
        </w:rPr>
      </w:pPr>
      <w:bookmarkStart w:id="20" w:name="Usted_es_libre_para_compartir,_copiar_y_"/>
      <w:bookmarkEnd w:id="20"/>
      <w:r w:rsidRPr="002A5D3D">
        <w:rPr>
          <w:rFonts w:ascii="Arial" w:hAnsi="Arial" w:cs="Arial"/>
          <w:spacing w:val="-1"/>
        </w:rPr>
        <w:lastRenderedPageBreak/>
        <w:t>Usted</w:t>
      </w:r>
      <w:r w:rsidRPr="002A5D3D">
        <w:rPr>
          <w:rFonts w:ascii="Arial" w:hAnsi="Arial" w:cs="Arial"/>
          <w:spacing w:val="-14"/>
        </w:rPr>
        <w:t xml:space="preserve"> </w:t>
      </w:r>
      <w:r w:rsidRPr="002A5D3D">
        <w:rPr>
          <w:rFonts w:ascii="Arial" w:hAnsi="Arial" w:cs="Arial"/>
          <w:spacing w:val="-1"/>
        </w:rPr>
        <w:t>es</w:t>
      </w:r>
      <w:r w:rsidRPr="002A5D3D">
        <w:rPr>
          <w:rFonts w:ascii="Arial" w:hAnsi="Arial" w:cs="Arial"/>
          <w:spacing w:val="-19"/>
        </w:rPr>
        <w:t xml:space="preserve"> </w:t>
      </w:r>
      <w:r w:rsidRPr="002A5D3D">
        <w:rPr>
          <w:rFonts w:ascii="Arial" w:hAnsi="Arial" w:cs="Arial"/>
          <w:spacing w:val="-1"/>
        </w:rPr>
        <w:t>libre</w:t>
      </w:r>
      <w:r w:rsidRPr="002A5D3D">
        <w:rPr>
          <w:rFonts w:ascii="Arial" w:hAnsi="Arial" w:cs="Arial"/>
          <w:spacing w:val="-18"/>
        </w:rPr>
        <w:t xml:space="preserve"> </w:t>
      </w:r>
      <w:r w:rsidRPr="002A5D3D">
        <w:rPr>
          <w:rFonts w:ascii="Arial" w:hAnsi="Arial" w:cs="Arial"/>
          <w:spacing w:val="-1"/>
        </w:rPr>
        <w:t>para</w:t>
      </w:r>
      <w:r w:rsidRPr="002A5D3D">
        <w:rPr>
          <w:rFonts w:ascii="Arial" w:hAnsi="Arial" w:cs="Arial"/>
          <w:spacing w:val="-14"/>
        </w:rPr>
        <w:t xml:space="preserve"> </w:t>
      </w:r>
      <w:r w:rsidRPr="002A5D3D">
        <w:rPr>
          <w:rFonts w:ascii="Arial" w:hAnsi="Arial" w:cs="Arial"/>
          <w:spacing w:val="-1"/>
        </w:rPr>
        <w:t>compartir,</w:t>
      </w:r>
      <w:r w:rsidRPr="002A5D3D">
        <w:rPr>
          <w:rFonts w:ascii="Arial" w:hAnsi="Arial" w:cs="Arial"/>
          <w:spacing w:val="-13"/>
        </w:rPr>
        <w:t xml:space="preserve"> </w:t>
      </w:r>
      <w:r w:rsidRPr="002A5D3D">
        <w:rPr>
          <w:rFonts w:ascii="Arial" w:hAnsi="Arial" w:cs="Arial"/>
          <w:spacing w:val="-1"/>
        </w:rPr>
        <w:t>copiar</w:t>
      </w:r>
      <w:r w:rsidRPr="002A5D3D">
        <w:rPr>
          <w:rFonts w:ascii="Arial" w:hAnsi="Arial" w:cs="Arial"/>
          <w:spacing w:val="-17"/>
        </w:rPr>
        <w:t xml:space="preserve"> </w:t>
      </w:r>
      <w:r w:rsidRPr="002A5D3D">
        <w:rPr>
          <w:rFonts w:ascii="Arial" w:hAnsi="Arial" w:cs="Arial"/>
          <w:spacing w:val="-1"/>
        </w:rPr>
        <w:t>y</w:t>
      </w:r>
      <w:r w:rsidRPr="002A5D3D">
        <w:rPr>
          <w:rFonts w:ascii="Arial" w:hAnsi="Arial" w:cs="Arial"/>
          <w:spacing w:val="-14"/>
        </w:rPr>
        <w:t xml:space="preserve"> </w:t>
      </w:r>
      <w:r w:rsidRPr="002A5D3D">
        <w:rPr>
          <w:rFonts w:ascii="Arial" w:hAnsi="Arial" w:cs="Arial"/>
          <w:spacing w:val="-1"/>
        </w:rPr>
        <w:t>redistribuir</w:t>
      </w:r>
      <w:r w:rsidRPr="002A5D3D">
        <w:rPr>
          <w:rFonts w:ascii="Arial" w:hAnsi="Arial" w:cs="Arial"/>
          <w:spacing w:val="-17"/>
        </w:rPr>
        <w:t xml:space="preserve"> </w:t>
      </w:r>
      <w:r w:rsidRPr="002A5D3D">
        <w:rPr>
          <w:rFonts w:ascii="Arial" w:hAnsi="Arial" w:cs="Arial"/>
          <w:spacing w:val="-1"/>
        </w:rPr>
        <w:t>el</w:t>
      </w:r>
      <w:r w:rsidRPr="002A5D3D">
        <w:rPr>
          <w:rFonts w:ascii="Arial" w:hAnsi="Arial" w:cs="Arial"/>
          <w:spacing w:val="-9"/>
        </w:rPr>
        <w:t xml:space="preserve"> </w:t>
      </w:r>
      <w:r w:rsidRPr="002A5D3D">
        <w:rPr>
          <w:rFonts w:ascii="Arial" w:hAnsi="Arial" w:cs="Arial"/>
          <w:spacing w:val="-1"/>
        </w:rPr>
        <w:t>material</w:t>
      </w:r>
      <w:r w:rsidRPr="002A5D3D">
        <w:rPr>
          <w:rFonts w:ascii="Arial" w:hAnsi="Arial" w:cs="Arial"/>
          <w:spacing w:val="-10"/>
        </w:rPr>
        <w:t xml:space="preserve"> </w:t>
      </w:r>
      <w:r w:rsidRPr="002A5D3D">
        <w:rPr>
          <w:rFonts w:ascii="Arial" w:hAnsi="Arial" w:cs="Arial"/>
        </w:rPr>
        <w:t>en</w:t>
      </w:r>
      <w:r w:rsidRPr="002A5D3D">
        <w:rPr>
          <w:rFonts w:ascii="Arial" w:hAnsi="Arial" w:cs="Arial"/>
          <w:spacing w:val="-14"/>
        </w:rPr>
        <w:t xml:space="preserve"> </w:t>
      </w:r>
      <w:r w:rsidRPr="002A5D3D">
        <w:rPr>
          <w:rFonts w:ascii="Arial" w:hAnsi="Arial" w:cs="Arial"/>
        </w:rPr>
        <w:t>cualquier</w:t>
      </w:r>
      <w:r w:rsidRPr="002A5D3D">
        <w:rPr>
          <w:rFonts w:ascii="Arial" w:hAnsi="Arial" w:cs="Arial"/>
          <w:spacing w:val="-17"/>
        </w:rPr>
        <w:t xml:space="preserve"> </w:t>
      </w:r>
      <w:r w:rsidRPr="002A5D3D">
        <w:rPr>
          <w:rFonts w:ascii="Arial" w:hAnsi="Arial" w:cs="Arial"/>
        </w:rPr>
        <w:t>medio</w:t>
      </w:r>
      <w:r w:rsidRPr="002A5D3D">
        <w:rPr>
          <w:rFonts w:ascii="Arial" w:hAnsi="Arial" w:cs="Arial"/>
          <w:spacing w:val="-13"/>
        </w:rPr>
        <w:t xml:space="preserve"> </w:t>
      </w:r>
      <w:r w:rsidRPr="002A5D3D">
        <w:rPr>
          <w:rFonts w:ascii="Arial" w:hAnsi="Arial" w:cs="Arial"/>
        </w:rPr>
        <w:t>o</w:t>
      </w:r>
      <w:r w:rsidRPr="002A5D3D">
        <w:rPr>
          <w:rFonts w:ascii="Arial" w:hAnsi="Arial" w:cs="Arial"/>
          <w:spacing w:val="-18"/>
        </w:rPr>
        <w:t xml:space="preserve"> </w:t>
      </w:r>
      <w:r w:rsidRPr="002A5D3D">
        <w:rPr>
          <w:rFonts w:ascii="Arial" w:hAnsi="Arial" w:cs="Arial"/>
        </w:rPr>
        <w:t>formato</w:t>
      </w:r>
      <w:r w:rsidRPr="002A5D3D">
        <w:rPr>
          <w:rFonts w:ascii="Arial" w:hAnsi="Arial" w:cs="Arial"/>
          <w:spacing w:val="-65"/>
        </w:rPr>
        <w:t xml:space="preserve"> </w:t>
      </w:r>
      <w:r w:rsidRPr="002A5D3D">
        <w:rPr>
          <w:rFonts w:ascii="Arial" w:hAnsi="Arial" w:cs="Arial"/>
          <w:spacing w:val="-1"/>
        </w:rPr>
        <w:t>y</w:t>
      </w:r>
      <w:r w:rsidRPr="002A5D3D">
        <w:rPr>
          <w:rFonts w:ascii="Arial" w:hAnsi="Arial" w:cs="Arial"/>
          <w:spacing w:val="-14"/>
        </w:rPr>
        <w:t xml:space="preserve"> </w:t>
      </w:r>
      <w:r w:rsidRPr="002A5D3D">
        <w:rPr>
          <w:rFonts w:ascii="Arial" w:hAnsi="Arial" w:cs="Arial"/>
          <w:spacing w:val="-1"/>
        </w:rPr>
        <w:t>adaptar</w:t>
      </w:r>
      <w:r w:rsidRPr="002A5D3D">
        <w:rPr>
          <w:rFonts w:ascii="Arial" w:hAnsi="Arial" w:cs="Arial"/>
          <w:spacing w:val="-13"/>
        </w:rPr>
        <w:t xml:space="preserve"> </w:t>
      </w:r>
      <w:r w:rsidRPr="002A5D3D">
        <w:rPr>
          <w:rFonts w:ascii="Arial" w:hAnsi="Arial" w:cs="Arial"/>
          <w:spacing w:val="-1"/>
        </w:rPr>
        <w:t>el</w:t>
      </w:r>
      <w:r w:rsidRPr="002A5D3D">
        <w:rPr>
          <w:rFonts w:ascii="Arial" w:hAnsi="Arial" w:cs="Arial"/>
          <w:spacing w:val="-15"/>
        </w:rPr>
        <w:t xml:space="preserve"> </w:t>
      </w:r>
      <w:r w:rsidRPr="002A5D3D">
        <w:rPr>
          <w:rFonts w:ascii="Arial" w:hAnsi="Arial" w:cs="Arial"/>
          <w:spacing w:val="-1"/>
        </w:rPr>
        <w:t>documento,</w:t>
      </w:r>
      <w:r w:rsidRPr="002A5D3D">
        <w:rPr>
          <w:rFonts w:ascii="Arial" w:hAnsi="Arial" w:cs="Arial"/>
          <w:spacing w:val="-14"/>
        </w:rPr>
        <w:t xml:space="preserve"> </w:t>
      </w:r>
      <w:r w:rsidRPr="002A5D3D">
        <w:rPr>
          <w:rFonts w:ascii="Arial" w:hAnsi="Arial" w:cs="Arial"/>
          <w:spacing w:val="-1"/>
        </w:rPr>
        <w:t>remezclar,</w:t>
      </w:r>
      <w:r w:rsidRPr="002A5D3D">
        <w:rPr>
          <w:rFonts w:ascii="Arial" w:hAnsi="Arial" w:cs="Arial"/>
          <w:spacing w:val="-13"/>
        </w:rPr>
        <w:t xml:space="preserve"> </w:t>
      </w:r>
      <w:r w:rsidRPr="002A5D3D">
        <w:rPr>
          <w:rFonts w:ascii="Arial" w:hAnsi="Arial" w:cs="Arial"/>
          <w:spacing w:val="-1"/>
        </w:rPr>
        <w:t>transformar</w:t>
      </w:r>
      <w:r w:rsidRPr="002A5D3D">
        <w:rPr>
          <w:rFonts w:ascii="Arial" w:hAnsi="Arial" w:cs="Arial"/>
          <w:spacing w:val="-13"/>
        </w:rPr>
        <w:t xml:space="preserve"> </w:t>
      </w:r>
      <w:r w:rsidRPr="002A5D3D">
        <w:rPr>
          <w:rFonts w:ascii="Arial" w:hAnsi="Arial" w:cs="Arial"/>
          <w:spacing w:val="-1"/>
        </w:rPr>
        <w:t>y</w:t>
      </w:r>
      <w:r w:rsidRPr="002A5D3D">
        <w:rPr>
          <w:rFonts w:ascii="Arial" w:hAnsi="Arial" w:cs="Arial"/>
          <w:spacing w:val="-14"/>
        </w:rPr>
        <w:t xml:space="preserve"> </w:t>
      </w:r>
      <w:r w:rsidRPr="002A5D3D">
        <w:rPr>
          <w:rFonts w:ascii="Arial" w:hAnsi="Arial" w:cs="Arial"/>
          <w:spacing w:val="-1"/>
        </w:rPr>
        <w:t>crear</w:t>
      </w:r>
      <w:r w:rsidRPr="002A5D3D">
        <w:rPr>
          <w:rFonts w:ascii="Arial" w:hAnsi="Arial" w:cs="Arial"/>
          <w:spacing w:val="-17"/>
        </w:rPr>
        <w:t xml:space="preserve"> </w:t>
      </w:r>
      <w:r w:rsidRPr="002A5D3D">
        <w:rPr>
          <w:rFonts w:ascii="Arial" w:hAnsi="Arial" w:cs="Arial"/>
          <w:spacing w:val="-1"/>
        </w:rPr>
        <w:t>a</w:t>
      </w:r>
      <w:r w:rsidRPr="002A5D3D">
        <w:rPr>
          <w:rFonts w:ascii="Arial" w:hAnsi="Arial" w:cs="Arial"/>
          <w:spacing w:val="-14"/>
        </w:rPr>
        <w:t xml:space="preserve"> </w:t>
      </w:r>
      <w:r w:rsidRPr="002A5D3D">
        <w:rPr>
          <w:rFonts w:ascii="Arial" w:hAnsi="Arial" w:cs="Arial"/>
          <w:spacing w:val="-1"/>
        </w:rPr>
        <w:t>partir</w:t>
      </w:r>
      <w:r w:rsidRPr="002A5D3D">
        <w:rPr>
          <w:rFonts w:ascii="Arial" w:hAnsi="Arial" w:cs="Arial"/>
          <w:spacing w:val="-17"/>
        </w:rPr>
        <w:t xml:space="preserve"> </w:t>
      </w:r>
      <w:r w:rsidRPr="002A5D3D">
        <w:rPr>
          <w:rFonts w:ascii="Arial" w:hAnsi="Arial" w:cs="Arial"/>
        </w:rPr>
        <w:t>del</w:t>
      </w:r>
      <w:r w:rsidRPr="002A5D3D">
        <w:rPr>
          <w:rFonts w:ascii="Arial" w:hAnsi="Arial" w:cs="Arial"/>
          <w:spacing w:val="-10"/>
        </w:rPr>
        <w:t xml:space="preserve"> </w:t>
      </w:r>
      <w:r w:rsidRPr="002A5D3D">
        <w:rPr>
          <w:rFonts w:ascii="Arial" w:hAnsi="Arial" w:cs="Arial"/>
        </w:rPr>
        <w:t>material</w:t>
      </w:r>
      <w:r w:rsidRPr="002A5D3D">
        <w:rPr>
          <w:rFonts w:ascii="Arial" w:hAnsi="Arial" w:cs="Arial"/>
          <w:spacing w:val="-15"/>
        </w:rPr>
        <w:t xml:space="preserve"> </w:t>
      </w:r>
      <w:r w:rsidRPr="002A5D3D">
        <w:rPr>
          <w:rFonts w:ascii="Arial" w:hAnsi="Arial" w:cs="Arial"/>
        </w:rPr>
        <w:t>para</w:t>
      </w:r>
      <w:r w:rsidRPr="002A5D3D">
        <w:rPr>
          <w:rFonts w:ascii="Arial" w:hAnsi="Arial" w:cs="Arial"/>
          <w:spacing w:val="-14"/>
        </w:rPr>
        <w:t xml:space="preserve"> </w:t>
      </w:r>
      <w:r w:rsidRPr="002A5D3D">
        <w:rPr>
          <w:rFonts w:ascii="Arial" w:hAnsi="Arial" w:cs="Arial"/>
        </w:rPr>
        <w:t>cualquier</w:t>
      </w:r>
      <w:r w:rsidRPr="002A5D3D">
        <w:rPr>
          <w:rFonts w:ascii="Arial" w:hAnsi="Arial" w:cs="Arial"/>
          <w:spacing w:val="-64"/>
        </w:rPr>
        <w:t xml:space="preserve"> </w:t>
      </w:r>
      <w:r w:rsidRPr="002A5D3D">
        <w:rPr>
          <w:rFonts w:ascii="Arial" w:hAnsi="Arial" w:cs="Arial"/>
          <w:spacing w:val="-1"/>
        </w:rPr>
        <w:t>propósito,</w:t>
      </w:r>
      <w:r w:rsidRPr="002A5D3D">
        <w:rPr>
          <w:rFonts w:ascii="Arial" w:hAnsi="Arial" w:cs="Arial"/>
          <w:spacing w:val="-19"/>
        </w:rPr>
        <w:t xml:space="preserve"> </w:t>
      </w:r>
      <w:r w:rsidRPr="002A5D3D">
        <w:rPr>
          <w:rFonts w:ascii="Arial" w:hAnsi="Arial" w:cs="Arial"/>
          <w:spacing w:val="-1"/>
        </w:rPr>
        <w:t>incluso</w:t>
      </w:r>
      <w:r w:rsidRPr="002A5D3D">
        <w:rPr>
          <w:rFonts w:ascii="Arial" w:hAnsi="Arial" w:cs="Arial"/>
          <w:spacing w:val="-12"/>
        </w:rPr>
        <w:t xml:space="preserve"> </w:t>
      </w:r>
      <w:r w:rsidRPr="002A5D3D">
        <w:rPr>
          <w:rFonts w:ascii="Arial" w:hAnsi="Arial" w:cs="Arial"/>
          <w:spacing w:val="-1"/>
        </w:rPr>
        <w:t>comercialmente,</w:t>
      </w:r>
      <w:r w:rsidRPr="002A5D3D">
        <w:rPr>
          <w:rFonts w:ascii="Arial" w:hAnsi="Arial" w:cs="Arial"/>
          <w:spacing w:val="-8"/>
        </w:rPr>
        <w:t xml:space="preserve"> </w:t>
      </w:r>
      <w:r w:rsidRPr="002A5D3D">
        <w:rPr>
          <w:rFonts w:ascii="Arial" w:hAnsi="Arial" w:cs="Arial"/>
        </w:rPr>
        <w:t>siempre</w:t>
      </w:r>
      <w:r w:rsidRPr="002A5D3D">
        <w:rPr>
          <w:rFonts w:ascii="Arial" w:hAnsi="Arial" w:cs="Arial"/>
          <w:spacing w:val="-8"/>
        </w:rPr>
        <w:t xml:space="preserve"> </w:t>
      </w:r>
      <w:r w:rsidRPr="002A5D3D">
        <w:rPr>
          <w:rFonts w:ascii="Arial" w:hAnsi="Arial" w:cs="Arial"/>
        </w:rPr>
        <w:t>que</w:t>
      </w:r>
      <w:r w:rsidRPr="002A5D3D">
        <w:rPr>
          <w:rFonts w:ascii="Arial" w:hAnsi="Arial" w:cs="Arial"/>
          <w:spacing w:val="-8"/>
        </w:rPr>
        <w:t xml:space="preserve"> </w:t>
      </w:r>
      <w:r w:rsidRPr="002A5D3D">
        <w:rPr>
          <w:rFonts w:ascii="Arial" w:hAnsi="Arial" w:cs="Arial"/>
        </w:rPr>
        <w:t>cumpla</w:t>
      </w:r>
      <w:r w:rsidRPr="002A5D3D">
        <w:rPr>
          <w:rFonts w:ascii="Arial" w:hAnsi="Arial" w:cs="Arial"/>
          <w:spacing w:val="-14"/>
        </w:rPr>
        <w:t xml:space="preserve"> </w:t>
      </w:r>
      <w:r w:rsidRPr="002A5D3D">
        <w:rPr>
          <w:rFonts w:ascii="Arial" w:hAnsi="Arial" w:cs="Arial"/>
        </w:rPr>
        <w:t>la</w:t>
      </w:r>
      <w:r w:rsidRPr="002A5D3D">
        <w:rPr>
          <w:rFonts w:ascii="Arial" w:hAnsi="Arial" w:cs="Arial"/>
          <w:spacing w:val="-8"/>
        </w:rPr>
        <w:t xml:space="preserve"> </w:t>
      </w:r>
      <w:r w:rsidRPr="002A5D3D">
        <w:rPr>
          <w:rFonts w:ascii="Arial" w:hAnsi="Arial" w:cs="Arial"/>
        </w:rPr>
        <w:t>condición</w:t>
      </w:r>
      <w:r w:rsidRPr="002A5D3D">
        <w:rPr>
          <w:rFonts w:ascii="Arial" w:hAnsi="Arial" w:cs="Arial"/>
          <w:spacing w:val="-12"/>
        </w:rPr>
        <w:t xml:space="preserve"> </w:t>
      </w:r>
      <w:r w:rsidRPr="002A5D3D">
        <w:rPr>
          <w:rFonts w:ascii="Arial" w:hAnsi="Arial" w:cs="Arial"/>
        </w:rPr>
        <w:t>de</w:t>
      </w:r>
      <w:r w:rsidRPr="002A5D3D">
        <w:rPr>
          <w:rFonts w:ascii="Arial" w:hAnsi="Arial" w:cs="Arial"/>
          <w:spacing w:val="-12"/>
        </w:rPr>
        <w:t xml:space="preserve"> </w:t>
      </w:r>
      <w:r w:rsidRPr="002A5D3D">
        <w:rPr>
          <w:rFonts w:ascii="Arial" w:hAnsi="Arial" w:cs="Arial"/>
        </w:rPr>
        <w:t>atribución</w:t>
      </w:r>
      <w:r w:rsidR="00B604C0">
        <w:rPr>
          <w:rFonts w:ascii="Arial" w:hAnsi="Arial" w:cs="Arial"/>
        </w:rPr>
        <w:t>.</w:t>
      </w:r>
    </w:p>
    <w:p w14:paraId="08EE9308" w14:textId="77777777" w:rsidR="00737FB0" w:rsidRPr="002A5D3D" w:rsidRDefault="00737FB0" w:rsidP="006728C1">
      <w:pPr>
        <w:pStyle w:val="Textoindependiente"/>
        <w:spacing w:before="7" w:line="360" w:lineRule="auto"/>
        <w:jc w:val="both"/>
        <w:rPr>
          <w:rFonts w:ascii="Arial" w:hAnsi="Arial" w:cs="Arial"/>
          <w:sz w:val="23"/>
        </w:rPr>
      </w:pPr>
    </w:p>
    <w:p w14:paraId="4F510F66" w14:textId="77777777" w:rsidR="00324456" w:rsidRDefault="00324456" w:rsidP="006728C1">
      <w:pPr>
        <w:spacing w:line="360" w:lineRule="auto"/>
        <w:jc w:val="both"/>
      </w:pPr>
      <w:bookmarkStart w:id="21" w:name="Extensión_del_manuscrito_es_de_6_a_12_pá"/>
      <w:bookmarkEnd w:id="21"/>
    </w:p>
    <w:sectPr w:rsidR="00324456" w:rsidSect="00737FB0">
      <w:footerReference w:type="default" r:id="rId18"/>
      <w:pgSz w:w="12240" w:h="15840"/>
      <w:pgMar w:top="1440" w:right="1440" w:bottom="1440" w:left="1440" w:header="0" w:footer="5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12325" w14:textId="77777777" w:rsidR="00307DDE" w:rsidRDefault="00307DDE" w:rsidP="00737FB0">
      <w:r>
        <w:separator/>
      </w:r>
    </w:p>
  </w:endnote>
  <w:endnote w:type="continuationSeparator" w:id="0">
    <w:p w14:paraId="19698BB6" w14:textId="77777777" w:rsidR="00307DDE" w:rsidRDefault="00307DDE" w:rsidP="00737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DC4FC" w14:textId="77777777" w:rsidR="00737FB0" w:rsidRDefault="00737FB0">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13CE7" w14:textId="77777777" w:rsidR="00307DDE" w:rsidRDefault="00307DDE" w:rsidP="00737FB0">
      <w:r>
        <w:separator/>
      </w:r>
    </w:p>
  </w:footnote>
  <w:footnote w:type="continuationSeparator" w:id="0">
    <w:p w14:paraId="4D78B558" w14:textId="77777777" w:rsidR="00307DDE" w:rsidRDefault="00307DDE" w:rsidP="00737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24.4pt;height:24.4pt;visibility:visible;mso-wrap-style:square" o:bullet="t">
        <v:imagedata r:id="rId1" o:title=""/>
      </v:shape>
    </w:pict>
  </w:numPicBullet>
  <w:numPicBullet w:numPicBulletId="1">
    <w:pict>
      <v:shape id="_x0000_i1075" type="#_x0000_t75" style="width:10.65pt;height:10.65pt;visibility:visible;mso-wrap-style:square" o:bullet="t">
        <v:imagedata r:id="rId2" o:title=""/>
      </v:shape>
    </w:pict>
  </w:numPicBullet>
  <w:abstractNum w:abstractNumId="0" w15:restartNumberingAfterBreak="0">
    <w:nsid w:val="3F445CDC"/>
    <w:multiLevelType w:val="hybridMultilevel"/>
    <w:tmpl w:val="4D8C48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 w15:restartNumberingAfterBreak="0">
    <w:nsid w:val="59AE206F"/>
    <w:multiLevelType w:val="hybridMultilevel"/>
    <w:tmpl w:val="0C5C8ED6"/>
    <w:lvl w:ilvl="0" w:tplc="4DF41654">
      <w:start w:val="1"/>
      <w:numFmt w:val="bullet"/>
      <w:lvlText w:val=""/>
      <w:lvlPicBulletId w:val="0"/>
      <w:lvlJc w:val="left"/>
      <w:pPr>
        <w:tabs>
          <w:tab w:val="num" w:pos="720"/>
        </w:tabs>
        <w:ind w:left="720" w:hanging="360"/>
      </w:pPr>
      <w:rPr>
        <w:rFonts w:ascii="Symbol" w:hAnsi="Symbol" w:hint="default"/>
      </w:rPr>
    </w:lvl>
    <w:lvl w:ilvl="1" w:tplc="D4C2B094" w:tentative="1">
      <w:start w:val="1"/>
      <w:numFmt w:val="bullet"/>
      <w:lvlText w:val=""/>
      <w:lvlJc w:val="left"/>
      <w:pPr>
        <w:tabs>
          <w:tab w:val="num" w:pos="1440"/>
        </w:tabs>
        <w:ind w:left="1440" w:hanging="360"/>
      </w:pPr>
      <w:rPr>
        <w:rFonts w:ascii="Symbol" w:hAnsi="Symbol" w:hint="default"/>
      </w:rPr>
    </w:lvl>
    <w:lvl w:ilvl="2" w:tplc="B5646AA2" w:tentative="1">
      <w:start w:val="1"/>
      <w:numFmt w:val="bullet"/>
      <w:lvlText w:val=""/>
      <w:lvlJc w:val="left"/>
      <w:pPr>
        <w:tabs>
          <w:tab w:val="num" w:pos="2160"/>
        </w:tabs>
        <w:ind w:left="2160" w:hanging="360"/>
      </w:pPr>
      <w:rPr>
        <w:rFonts w:ascii="Symbol" w:hAnsi="Symbol" w:hint="default"/>
      </w:rPr>
    </w:lvl>
    <w:lvl w:ilvl="3" w:tplc="651E9BEE" w:tentative="1">
      <w:start w:val="1"/>
      <w:numFmt w:val="bullet"/>
      <w:lvlText w:val=""/>
      <w:lvlJc w:val="left"/>
      <w:pPr>
        <w:tabs>
          <w:tab w:val="num" w:pos="2880"/>
        </w:tabs>
        <w:ind w:left="2880" w:hanging="360"/>
      </w:pPr>
      <w:rPr>
        <w:rFonts w:ascii="Symbol" w:hAnsi="Symbol" w:hint="default"/>
      </w:rPr>
    </w:lvl>
    <w:lvl w:ilvl="4" w:tplc="93F821FC" w:tentative="1">
      <w:start w:val="1"/>
      <w:numFmt w:val="bullet"/>
      <w:lvlText w:val=""/>
      <w:lvlJc w:val="left"/>
      <w:pPr>
        <w:tabs>
          <w:tab w:val="num" w:pos="3600"/>
        </w:tabs>
        <w:ind w:left="3600" w:hanging="360"/>
      </w:pPr>
      <w:rPr>
        <w:rFonts w:ascii="Symbol" w:hAnsi="Symbol" w:hint="default"/>
      </w:rPr>
    </w:lvl>
    <w:lvl w:ilvl="5" w:tplc="230AB56E" w:tentative="1">
      <w:start w:val="1"/>
      <w:numFmt w:val="bullet"/>
      <w:lvlText w:val=""/>
      <w:lvlJc w:val="left"/>
      <w:pPr>
        <w:tabs>
          <w:tab w:val="num" w:pos="4320"/>
        </w:tabs>
        <w:ind w:left="4320" w:hanging="360"/>
      </w:pPr>
      <w:rPr>
        <w:rFonts w:ascii="Symbol" w:hAnsi="Symbol" w:hint="default"/>
      </w:rPr>
    </w:lvl>
    <w:lvl w:ilvl="6" w:tplc="C924F98C" w:tentative="1">
      <w:start w:val="1"/>
      <w:numFmt w:val="bullet"/>
      <w:lvlText w:val=""/>
      <w:lvlJc w:val="left"/>
      <w:pPr>
        <w:tabs>
          <w:tab w:val="num" w:pos="5040"/>
        </w:tabs>
        <w:ind w:left="5040" w:hanging="360"/>
      </w:pPr>
      <w:rPr>
        <w:rFonts w:ascii="Symbol" w:hAnsi="Symbol" w:hint="default"/>
      </w:rPr>
    </w:lvl>
    <w:lvl w:ilvl="7" w:tplc="1FA2006C" w:tentative="1">
      <w:start w:val="1"/>
      <w:numFmt w:val="bullet"/>
      <w:lvlText w:val=""/>
      <w:lvlJc w:val="left"/>
      <w:pPr>
        <w:tabs>
          <w:tab w:val="num" w:pos="5760"/>
        </w:tabs>
        <w:ind w:left="5760" w:hanging="360"/>
      </w:pPr>
      <w:rPr>
        <w:rFonts w:ascii="Symbol" w:hAnsi="Symbol" w:hint="default"/>
      </w:rPr>
    </w:lvl>
    <w:lvl w:ilvl="8" w:tplc="796C8082"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68445480"/>
    <w:multiLevelType w:val="hybridMultilevel"/>
    <w:tmpl w:val="0950B6DE"/>
    <w:lvl w:ilvl="0" w:tplc="F5AC6B9A">
      <w:start w:val="1"/>
      <w:numFmt w:val="bullet"/>
      <w:lvlText w:val=""/>
      <w:lvlPicBulletId w:val="1"/>
      <w:lvlJc w:val="left"/>
      <w:pPr>
        <w:tabs>
          <w:tab w:val="num" w:pos="720"/>
        </w:tabs>
        <w:ind w:left="720" w:hanging="360"/>
      </w:pPr>
      <w:rPr>
        <w:rFonts w:ascii="Symbol" w:hAnsi="Symbol" w:hint="default"/>
      </w:rPr>
    </w:lvl>
    <w:lvl w:ilvl="1" w:tplc="514C3F9A" w:tentative="1">
      <w:start w:val="1"/>
      <w:numFmt w:val="bullet"/>
      <w:lvlText w:val=""/>
      <w:lvlJc w:val="left"/>
      <w:pPr>
        <w:tabs>
          <w:tab w:val="num" w:pos="1440"/>
        </w:tabs>
        <w:ind w:left="1440" w:hanging="360"/>
      </w:pPr>
      <w:rPr>
        <w:rFonts w:ascii="Symbol" w:hAnsi="Symbol" w:hint="default"/>
      </w:rPr>
    </w:lvl>
    <w:lvl w:ilvl="2" w:tplc="7A28C468" w:tentative="1">
      <w:start w:val="1"/>
      <w:numFmt w:val="bullet"/>
      <w:lvlText w:val=""/>
      <w:lvlJc w:val="left"/>
      <w:pPr>
        <w:tabs>
          <w:tab w:val="num" w:pos="2160"/>
        </w:tabs>
        <w:ind w:left="2160" w:hanging="360"/>
      </w:pPr>
      <w:rPr>
        <w:rFonts w:ascii="Symbol" w:hAnsi="Symbol" w:hint="default"/>
      </w:rPr>
    </w:lvl>
    <w:lvl w:ilvl="3" w:tplc="6B3C696C" w:tentative="1">
      <w:start w:val="1"/>
      <w:numFmt w:val="bullet"/>
      <w:lvlText w:val=""/>
      <w:lvlJc w:val="left"/>
      <w:pPr>
        <w:tabs>
          <w:tab w:val="num" w:pos="2880"/>
        </w:tabs>
        <w:ind w:left="2880" w:hanging="360"/>
      </w:pPr>
      <w:rPr>
        <w:rFonts w:ascii="Symbol" w:hAnsi="Symbol" w:hint="default"/>
      </w:rPr>
    </w:lvl>
    <w:lvl w:ilvl="4" w:tplc="EB5CB74A" w:tentative="1">
      <w:start w:val="1"/>
      <w:numFmt w:val="bullet"/>
      <w:lvlText w:val=""/>
      <w:lvlJc w:val="left"/>
      <w:pPr>
        <w:tabs>
          <w:tab w:val="num" w:pos="3600"/>
        </w:tabs>
        <w:ind w:left="3600" w:hanging="360"/>
      </w:pPr>
      <w:rPr>
        <w:rFonts w:ascii="Symbol" w:hAnsi="Symbol" w:hint="default"/>
      </w:rPr>
    </w:lvl>
    <w:lvl w:ilvl="5" w:tplc="00005A14" w:tentative="1">
      <w:start w:val="1"/>
      <w:numFmt w:val="bullet"/>
      <w:lvlText w:val=""/>
      <w:lvlJc w:val="left"/>
      <w:pPr>
        <w:tabs>
          <w:tab w:val="num" w:pos="4320"/>
        </w:tabs>
        <w:ind w:left="4320" w:hanging="360"/>
      </w:pPr>
      <w:rPr>
        <w:rFonts w:ascii="Symbol" w:hAnsi="Symbol" w:hint="default"/>
      </w:rPr>
    </w:lvl>
    <w:lvl w:ilvl="6" w:tplc="075EEEFE" w:tentative="1">
      <w:start w:val="1"/>
      <w:numFmt w:val="bullet"/>
      <w:lvlText w:val=""/>
      <w:lvlJc w:val="left"/>
      <w:pPr>
        <w:tabs>
          <w:tab w:val="num" w:pos="5040"/>
        </w:tabs>
        <w:ind w:left="5040" w:hanging="360"/>
      </w:pPr>
      <w:rPr>
        <w:rFonts w:ascii="Symbol" w:hAnsi="Symbol" w:hint="default"/>
      </w:rPr>
    </w:lvl>
    <w:lvl w:ilvl="7" w:tplc="18E0AE0E" w:tentative="1">
      <w:start w:val="1"/>
      <w:numFmt w:val="bullet"/>
      <w:lvlText w:val=""/>
      <w:lvlJc w:val="left"/>
      <w:pPr>
        <w:tabs>
          <w:tab w:val="num" w:pos="5760"/>
        </w:tabs>
        <w:ind w:left="5760" w:hanging="360"/>
      </w:pPr>
      <w:rPr>
        <w:rFonts w:ascii="Symbol" w:hAnsi="Symbol" w:hint="default"/>
      </w:rPr>
    </w:lvl>
    <w:lvl w:ilvl="8" w:tplc="E77037EE" w:tentative="1">
      <w:start w:val="1"/>
      <w:numFmt w:val="bullet"/>
      <w:lvlText w:val=""/>
      <w:lvlJc w:val="left"/>
      <w:pPr>
        <w:tabs>
          <w:tab w:val="num" w:pos="6480"/>
        </w:tabs>
        <w:ind w:left="6480" w:hanging="360"/>
      </w:pPr>
      <w:rPr>
        <w:rFonts w:ascii="Symbol" w:hAnsi="Symbol" w:hint="default"/>
      </w:r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manuel Oly">
    <w15:presenceInfo w15:providerId="Windows Live" w15:userId="74784412299ce4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FB0"/>
    <w:rsid w:val="00065B5C"/>
    <w:rsid w:val="00144B27"/>
    <w:rsid w:val="00163461"/>
    <w:rsid w:val="001801E5"/>
    <w:rsid w:val="00181D89"/>
    <w:rsid w:val="001B08C3"/>
    <w:rsid w:val="00250F73"/>
    <w:rsid w:val="00280047"/>
    <w:rsid w:val="002842A1"/>
    <w:rsid w:val="00307DDE"/>
    <w:rsid w:val="00324456"/>
    <w:rsid w:val="00340502"/>
    <w:rsid w:val="00346A31"/>
    <w:rsid w:val="003702CD"/>
    <w:rsid w:val="00373821"/>
    <w:rsid w:val="00397411"/>
    <w:rsid w:val="0042714B"/>
    <w:rsid w:val="004373DF"/>
    <w:rsid w:val="0049156D"/>
    <w:rsid w:val="004B03DD"/>
    <w:rsid w:val="005832FD"/>
    <w:rsid w:val="00605F46"/>
    <w:rsid w:val="00615003"/>
    <w:rsid w:val="006272E3"/>
    <w:rsid w:val="0063197A"/>
    <w:rsid w:val="006728C1"/>
    <w:rsid w:val="006C58DD"/>
    <w:rsid w:val="006D2953"/>
    <w:rsid w:val="006F6AD5"/>
    <w:rsid w:val="00737FB0"/>
    <w:rsid w:val="007A41E5"/>
    <w:rsid w:val="00876135"/>
    <w:rsid w:val="008A2713"/>
    <w:rsid w:val="00931F89"/>
    <w:rsid w:val="00B05ED3"/>
    <w:rsid w:val="00B604C0"/>
    <w:rsid w:val="00B9552C"/>
    <w:rsid w:val="00C00808"/>
    <w:rsid w:val="00C21B47"/>
    <w:rsid w:val="00C803F6"/>
    <w:rsid w:val="00CE4443"/>
    <w:rsid w:val="00EC7C28"/>
    <w:rsid w:val="00FA7395"/>
    <w:rsid w:val="00FC19C5"/>
    <w:rsid w:val="00FE4C7F"/>
    <w:rsid w:val="00FF4B24"/>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B703"/>
  <w15:chartTrackingRefBased/>
  <w15:docId w15:val="{A2AD6DBD-B0A8-45CA-AC8B-D2E875793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FB0"/>
    <w:pPr>
      <w:widowControl w:val="0"/>
      <w:autoSpaceDE w:val="0"/>
      <w:autoSpaceDN w:val="0"/>
      <w:spacing w:after="0" w:line="240" w:lineRule="auto"/>
    </w:pPr>
    <w:rPr>
      <w:rFonts w:ascii="Arial MT" w:eastAsia="Arial MT" w:hAnsi="Arial MT" w:cs="Arial MT"/>
      <w:kern w:val="0"/>
      <w:sz w:val="22"/>
      <w:szCs w:val="22"/>
      <w:lang w:val="es-ES" w:eastAsia="en-US"/>
      <w14:ligatures w14:val="none"/>
    </w:rPr>
  </w:style>
  <w:style w:type="paragraph" w:styleId="Ttulo1">
    <w:name w:val="heading 1"/>
    <w:basedOn w:val="Normal"/>
    <w:next w:val="Normal"/>
    <w:link w:val="Ttulo1Car"/>
    <w:uiPriority w:val="9"/>
    <w:qFormat/>
    <w:rsid w:val="00737FB0"/>
    <w:pPr>
      <w:keepNext/>
      <w:keepLines/>
      <w:spacing w:before="360" w:after="80"/>
      <w:jc w:val="center"/>
      <w:outlineLvl w:val="0"/>
    </w:pPr>
    <w:rPr>
      <w:rFonts w:ascii="Arial" w:eastAsiaTheme="majorEastAsia" w:hAnsi="Arial" w:cs="Arial"/>
      <w:b/>
      <w:bCs/>
      <w:sz w:val="24"/>
      <w:szCs w:val="24"/>
      <w:lang w:val="en-US"/>
    </w:rPr>
  </w:style>
  <w:style w:type="paragraph" w:styleId="Ttulo2">
    <w:name w:val="heading 2"/>
    <w:basedOn w:val="Normal"/>
    <w:next w:val="Normal"/>
    <w:link w:val="Ttulo2Car"/>
    <w:uiPriority w:val="9"/>
    <w:semiHidden/>
    <w:unhideWhenUsed/>
    <w:qFormat/>
    <w:rsid w:val="00737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7F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7F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7F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7FB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7FB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7FB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7FB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7FB0"/>
    <w:rPr>
      <w:rFonts w:ascii="Arial" w:eastAsiaTheme="majorEastAsia" w:hAnsi="Arial" w:cs="Arial"/>
      <w:b/>
      <w:bCs/>
      <w:kern w:val="0"/>
      <w:lang w:val="en-US" w:eastAsia="en-US"/>
      <w14:ligatures w14:val="none"/>
    </w:rPr>
  </w:style>
  <w:style w:type="character" w:customStyle="1" w:styleId="Ttulo2Car">
    <w:name w:val="Título 2 Car"/>
    <w:basedOn w:val="Fuentedeprrafopredeter"/>
    <w:link w:val="Ttulo2"/>
    <w:uiPriority w:val="9"/>
    <w:semiHidden/>
    <w:rsid w:val="00737F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7F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7F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7F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7F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7F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7F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7FB0"/>
    <w:rPr>
      <w:rFonts w:eastAsiaTheme="majorEastAsia" w:cstheme="majorBidi"/>
      <w:color w:val="272727" w:themeColor="text1" w:themeTint="D8"/>
    </w:rPr>
  </w:style>
  <w:style w:type="paragraph" w:styleId="Ttulo">
    <w:name w:val="Title"/>
    <w:basedOn w:val="Normal"/>
    <w:next w:val="Normal"/>
    <w:link w:val="TtuloCar"/>
    <w:uiPriority w:val="10"/>
    <w:qFormat/>
    <w:rsid w:val="00737FB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7F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7F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7F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7FB0"/>
    <w:pPr>
      <w:spacing w:before="160"/>
      <w:jc w:val="center"/>
    </w:pPr>
    <w:rPr>
      <w:i/>
      <w:iCs/>
      <w:color w:val="404040" w:themeColor="text1" w:themeTint="BF"/>
    </w:rPr>
  </w:style>
  <w:style w:type="character" w:customStyle="1" w:styleId="CitaCar">
    <w:name w:val="Cita Car"/>
    <w:basedOn w:val="Fuentedeprrafopredeter"/>
    <w:link w:val="Cita"/>
    <w:uiPriority w:val="29"/>
    <w:rsid w:val="00737FB0"/>
    <w:rPr>
      <w:i/>
      <w:iCs/>
      <w:color w:val="404040" w:themeColor="text1" w:themeTint="BF"/>
    </w:rPr>
  </w:style>
  <w:style w:type="paragraph" w:styleId="Prrafodelista">
    <w:name w:val="List Paragraph"/>
    <w:basedOn w:val="Normal"/>
    <w:uiPriority w:val="1"/>
    <w:qFormat/>
    <w:rsid w:val="00737FB0"/>
    <w:pPr>
      <w:ind w:left="720"/>
      <w:contextualSpacing/>
    </w:pPr>
  </w:style>
  <w:style w:type="character" w:styleId="nfasisintenso">
    <w:name w:val="Intense Emphasis"/>
    <w:basedOn w:val="Fuentedeprrafopredeter"/>
    <w:uiPriority w:val="21"/>
    <w:qFormat/>
    <w:rsid w:val="00737FB0"/>
    <w:rPr>
      <w:i/>
      <w:iCs/>
      <w:color w:val="0F4761" w:themeColor="accent1" w:themeShade="BF"/>
    </w:rPr>
  </w:style>
  <w:style w:type="paragraph" w:styleId="Citadestacada">
    <w:name w:val="Intense Quote"/>
    <w:basedOn w:val="Normal"/>
    <w:next w:val="Normal"/>
    <w:link w:val="CitadestacadaCar"/>
    <w:uiPriority w:val="30"/>
    <w:qFormat/>
    <w:rsid w:val="00737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7FB0"/>
    <w:rPr>
      <w:i/>
      <w:iCs/>
      <w:color w:val="0F4761" w:themeColor="accent1" w:themeShade="BF"/>
    </w:rPr>
  </w:style>
  <w:style w:type="character" w:styleId="Referenciaintensa">
    <w:name w:val="Intense Reference"/>
    <w:basedOn w:val="Fuentedeprrafopredeter"/>
    <w:uiPriority w:val="32"/>
    <w:qFormat/>
    <w:rsid w:val="00737FB0"/>
    <w:rPr>
      <w:b/>
      <w:bCs/>
      <w:smallCaps/>
      <w:color w:val="0F4761" w:themeColor="accent1" w:themeShade="BF"/>
      <w:spacing w:val="5"/>
    </w:rPr>
  </w:style>
  <w:style w:type="table" w:customStyle="1" w:styleId="TableNormal">
    <w:name w:val="Table Normal"/>
    <w:uiPriority w:val="2"/>
    <w:semiHidden/>
    <w:unhideWhenUsed/>
    <w:qFormat/>
    <w:rsid w:val="00737FB0"/>
    <w:pPr>
      <w:widowControl w:val="0"/>
      <w:autoSpaceDE w:val="0"/>
      <w:autoSpaceDN w:val="0"/>
      <w:spacing w:after="0" w:line="240" w:lineRule="auto"/>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737FB0"/>
    <w:rPr>
      <w:sz w:val="24"/>
      <w:szCs w:val="24"/>
    </w:rPr>
  </w:style>
  <w:style w:type="character" w:customStyle="1" w:styleId="TextoindependienteCar">
    <w:name w:val="Texto independiente Car"/>
    <w:basedOn w:val="Fuentedeprrafopredeter"/>
    <w:link w:val="Textoindependiente"/>
    <w:uiPriority w:val="1"/>
    <w:rsid w:val="00737FB0"/>
    <w:rPr>
      <w:rFonts w:ascii="Arial MT" w:eastAsia="Arial MT" w:hAnsi="Arial MT" w:cs="Arial MT"/>
      <w:kern w:val="0"/>
      <w:lang w:val="es-ES" w:eastAsia="en-US"/>
      <w14:ligatures w14:val="none"/>
    </w:rPr>
  </w:style>
  <w:style w:type="paragraph" w:customStyle="1" w:styleId="TableParagraph">
    <w:name w:val="Table Paragraph"/>
    <w:basedOn w:val="Normal"/>
    <w:uiPriority w:val="1"/>
    <w:qFormat/>
    <w:rsid w:val="00737FB0"/>
  </w:style>
  <w:style w:type="paragraph" w:customStyle="1" w:styleId="Figura">
    <w:name w:val="Figura"/>
    <w:basedOn w:val="Normal"/>
    <w:next w:val="Normal"/>
    <w:uiPriority w:val="99"/>
    <w:rsid w:val="00737FB0"/>
    <w:pPr>
      <w:keepNext/>
      <w:autoSpaceDE/>
      <w:autoSpaceDN/>
      <w:spacing w:before="120" w:after="120"/>
      <w:jc w:val="center"/>
    </w:pPr>
    <w:rPr>
      <w:rFonts w:ascii="Times New Roman" w:eastAsia="Times New Roman" w:hAnsi="Times New Roman" w:cs="Times New Roman"/>
      <w:sz w:val="24"/>
      <w:szCs w:val="24"/>
      <w:lang w:val="es-ES_tradnl"/>
    </w:rPr>
  </w:style>
  <w:style w:type="character" w:styleId="Hipervnculo">
    <w:name w:val="Hyperlink"/>
    <w:rsid w:val="00737FB0"/>
    <w:rPr>
      <w:color w:val="0000FF"/>
      <w:u w:val="single"/>
    </w:rPr>
  </w:style>
  <w:style w:type="character" w:styleId="Mencinsinresolver">
    <w:name w:val="Unresolved Mention"/>
    <w:basedOn w:val="Fuentedeprrafopredeter"/>
    <w:uiPriority w:val="99"/>
    <w:semiHidden/>
    <w:unhideWhenUsed/>
    <w:rsid w:val="00737FB0"/>
    <w:rPr>
      <w:color w:val="605E5C"/>
      <w:shd w:val="clear" w:color="auto" w:fill="E1DFDD"/>
    </w:rPr>
  </w:style>
  <w:style w:type="table" w:styleId="Tablaconcuadrcula">
    <w:name w:val="Table Grid"/>
    <w:basedOn w:val="Tablanormal"/>
    <w:uiPriority w:val="39"/>
    <w:rsid w:val="00737FB0"/>
    <w:pPr>
      <w:widowControl w:val="0"/>
      <w:autoSpaceDE w:val="0"/>
      <w:autoSpaceDN w:val="0"/>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737FB0"/>
    <w:pPr>
      <w:widowControl/>
      <w:autoSpaceDE/>
      <w:autoSpaceDN/>
      <w:spacing w:after="200"/>
    </w:pPr>
    <w:rPr>
      <w:rFonts w:asciiTheme="minorHAnsi" w:eastAsiaTheme="minorHAnsi" w:hAnsiTheme="minorHAnsi" w:cstheme="minorBidi"/>
      <w:i/>
      <w:iCs/>
      <w:color w:val="0E2841" w:themeColor="text2"/>
      <w:sz w:val="18"/>
      <w:szCs w:val="18"/>
      <w:lang w:val="es-BO"/>
    </w:rPr>
  </w:style>
  <w:style w:type="paragraph" w:customStyle="1" w:styleId="CM1">
    <w:name w:val="CM1"/>
    <w:basedOn w:val="Normal"/>
    <w:next w:val="Normal"/>
    <w:qFormat/>
    <w:rsid w:val="00737FB0"/>
    <w:pPr>
      <w:adjustRightInd w:val="0"/>
    </w:pPr>
    <w:rPr>
      <w:rFonts w:ascii="Calibri" w:eastAsia="Times New Roman" w:hAnsi="Calibri" w:cs="Times New Roman"/>
      <w:sz w:val="24"/>
      <w:szCs w:val="24"/>
      <w:lang w:val="en-CA" w:eastAsia="en-CA"/>
    </w:rPr>
  </w:style>
  <w:style w:type="paragraph" w:styleId="Encabezado">
    <w:name w:val="header"/>
    <w:basedOn w:val="Normal"/>
    <w:link w:val="EncabezadoCar"/>
    <w:uiPriority w:val="99"/>
    <w:unhideWhenUsed/>
    <w:rsid w:val="00737FB0"/>
    <w:pPr>
      <w:tabs>
        <w:tab w:val="center" w:pos="4419"/>
        <w:tab w:val="right" w:pos="8838"/>
      </w:tabs>
    </w:pPr>
  </w:style>
  <w:style w:type="character" w:customStyle="1" w:styleId="EncabezadoCar">
    <w:name w:val="Encabezado Car"/>
    <w:basedOn w:val="Fuentedeprrafopredeter"/>
    <w:link w:val="Encabezado"/>
    <w:uiPriority w:val="99"/>
    <w:rsid w:val="00737FB0"/>
    <w:rPr>
      <w:rFonts w:ascii="Arial MT" w:eastAsia="Arial MT" w:hAnsi="Arial MT" w:cs="Arial MT"/>
      <w:kern w:val="0"/>
      <w:sz w:val="22"/>
      <w:szCs w:val="22"/>
      <w:lang w:val="es-ES" w:eastAsia="en-US"/>
      <w14:ligatures w14:val="none"/>
    </w:rPr>
  </w:style>
  <w:style w:type="paragraph" w:styleId="Piedepgina">
    <w:name w:val="footer"/>
    <w:basedOn w:val="Normal"/>
    <w:link w:val="PiedepginaCar"/>
    <w:uiPriority w:val="99"/>
    <w:unhideWhenUsed/>
    <w:rsid w:val="00737FB0"/>
    <w:pPr>
      <w:tabs>
        <w:tab w:val="center" w:pos="4419"/>
        <w:tab w:val="right" w:pos="8838"/>
      </w:tabs>
    </w:pPr>
  </w:style>
  <w:style w:type="character" w:customStyle="1" w:styleId="PiedepginaCar">
    <w:name w:val="Pie de página Car"/>
    <w:basedOn w:val="Fuentedeprrafopredeter"/>
    <w:link w:val="Piedepgina"/>
    <w:uiPriority w:val="99"/>
    <w:rsid w:val="00737FB0"/>
    <w:rPr>
      <w:rFonts w:ascii="Arial MT" w:eastAsia="Arial MT" w:hAnsi="Arial MT" w:cs="Arial MT"/>
      <w:kern w:val="0"/>
      <w:sz w:val="22"/>
      <w:szCs w:val="22"/>
      <w:lang w:val="es-ES" w:eastAsia="en-US"/>
      <w14:ligatures w14:val="none"/>
    </w:rPr>
  </w:style>
  <w:style w:type="paragraph" w:styleId="Bibliografa">
    <w:name w:val="Bibliography"/>
    <w:basedOn w:val="Normal"/>
    <w:next w:val="Normal"/>
    <w:uiPriority w:val="37"/>
    <w:unhideWhenUsed/>
    <w:rsid w:val="006272E3"/>
  </w:style>
  <w:style w:type="paragraph" w:styleId="NormalWeb">
    <w:name w:val="Normal (Web)"/>
    <w:basedOn w:val="Normal"/>
    <w:uiPriority w:val="99"/>
    <w:semiHidden/>
    <w:unhideWhenUsed/>
    <w:rsid w:val="006728C1"/>
    <w:pPr>
      <w:widowControl/>
      <w:autoSpaceDE/>
      <w:autoSpaceDN/>
      <w:spacing w:before="100" w:beforeAutospacing="1" w:after="100" w:afterAutospacing="1"/>
    </w:pPr>
    <w:rPr>
      <w:rFonts w:ascii="Times New Roman" w:eastAsia="Times New Roman" w:hAnsi="Times New Roman" w:cs="Times New Roman"/>
      <w:sz w:val="24"/>
      <w:szCs w:val="24"/>
      <w:lang w:val="es-BO" w:eastAsia="es-BO"/>
    </w:rPr>
  </w:style>
  <w:style w:type="character" w:styleId="Textoennegrita">
    <w:name w:val="Strong"/>
    <w:basedOn w:val="Fuentedeprrafopredeter"/>
    <w:uiPriority w:val="22"/>
    <w:qFormat/>
    <w:rsid w:val="006728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8071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16/S1474-4422(05)70201-5"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109/ACCESS.2025.3642336" TargetMode="External"/><Relationship Id="rId17" Type="http://schemas.openxmlformats.org/officeDocument/2006/relationships/hyperlink" Target="http://creativecommons.org/licenses/by/4.0/deed.es" TargetMode="External"/><Relationship Id="rId2" Type="http://schemas.openxmlformats.org/officeDocument/2006/relationships/numbering" Target="numbering.xml"/><Relationship Id="rId16" Type="http://schemas.openxmlformats.org/officeDocument/2006/relationships/hyperlink" Target="http://creativecommons.org/licenses/by/4.0/deed.es"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9/ACCESS.2023.3330242"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1591/ijai.v14.i5.pp4074-4089"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3AB9D-35ED-4056-9750-A7F0AA241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1</Pages>
  <Words>7015</Words>
  <Characters>38584</Characters>
  <Application>Microsoft Office Word</Application>
  <DocSecurity>0</DocSecurity>
  <Lines>321</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Autor</dc:creator>
  <cp:keywords/>
  <dc:description/>
  <cp:lastModifiedBy>Emanuel Oly</cp:lastModifiedBy>
  <cp:revision>33</cp:revision>
  <dcterms:created xsi:type="dcterms:W3CDTF">2025-12-17T20:21:00Z</dcterms:created>
  <dcterms:modified xsi:type="dcterms:W3CDTF">2026-06-10T17:04:00Z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id="bMmAzAko"/&gt;&lt;style id="http://www.zotero.org/styles/apa" locale="es-ES"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